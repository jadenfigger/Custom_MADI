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5C4" w:rsidRPr="00BA7949" w:rsidRDefault="004005C4">
      <w:pPr>
        <w:rPr>
          <w:rFonts w:ascii="Arial" w:hAnsi="Arial" w:cs="Arial"/>
          <w:b/>
          <w:sz w:val="28"/>
        </w:rPr>
      </w:pPr>
      <w:bookmarkStart w:id="0" w:name="_GoBack"/>
      <w:bookmarkEnd w:id="0"/>
    </w:p>
    <w:p w:rsidR="003C773C" w:rsidRDefault="003C773C">
      <w:pPr>
        <w:rPr>
          <w:rFonts w:ascii="Arial" w:hAnsi="Arial" w:cs="Arial"/>
          <w:b/>
          <w:sz w:val="28"/>
        </w:rPr>
      </w:pPr>
    </w:p>
    <w:p w:rsidR="004202A2" w:rsidRDefault="004202A2">
      <w:pPr>
        <w:rPr>
          <w:rFonts w:ascii="Arial" w:hAnsi="Arial" w:cs="Arial"/>
          <w:b/>
          <w:sz w:val="28"/>
        </w:rPr>
      </w:pPr>
    </w:p>
    <w:p w:rsidR="008E1EA0" w:rsidRPr="0002779E" w:rsidRDefault="00BA7949" w:rsidP="005E564A">
      <w:pPr>
        <w:spacing w:after="60"/>
        <w:jc w:val="center"/>
        <w:rPr>
          <w:rFonts w:ascii="Arial" w:hAnsi="Arial" w:cs="Arial"/>
          <w:b/>
          <w:sz w:val="32"/>
        </w:rPr>
      </w:pPr>
      <w:r w:rsidRPr="0002779E">
        <w:rPr>
          <w:rFonts w:ascii="Arial" w:eastAsia="Times New Roman" w:hAnsi="Arial" w:cs="Arial"/>
          <w:b/>
          <w:sz w:val="32"/>
          <w:szCs w:val="28"/>
        </w:rPr>
        <w:t xml:space="preserve">Metabolic Activity Diffusion Imaging [MADI]: </w:t>
      </w:r>
    </w:p>
    <w:p w:rsidR="005E564A" w:rsidRPr="0002779E" w:rsidRDefault="005E564A" w:rsidP="005E564A">
      <w:pPr>
        <w:spacing w:after="60"/>
        <w:jc w:val="center"/>
        <w:rPr>
          <w:rFonts w:ascii="Arial" w:eastAsia="Times New Roman" w:hAnsi="Arial" w:cs="Arial"/>
          <w:b/>
          <w:sz w:val="32"/>
          <w:szCs w:val="28"/>
        </w:rPr>
      </w:pPr>
      <w:r w:rsidRPr="0002779E">
        <w:rPr>
          <w:rFonts w:ascii="Arial" w:eastAsia="Times New Roman" w:hAnsi="Arial" w:cs="Arial"/>
          <w:b/>
          <w:sz w:val="32"/>
          <w:szCs w:val="28"/>
        </w:rPr>
        <w:t xml:space="preserve">II.  </w:t>
      </w:r>
      <w:r w:rsidR="00EE5BE9" w:rsidRPr="0002779E">
        <w:rPr>
          <w:rFonts w:ascii="Arial" w:eastAsia="Times New Roman" w:hAnsi="Arial" w:cs="Arial"/>
          <w:b/>
          <w:sz w:val="32"/>
          <w:szCs w:val="28"/>
        </w:rPr>
        <w:t>Non-Invasive</w:t>
      </w:r>
      <w:r w:rsidR="00772D47" w:rsidRPr="0002779E">
        <w:rPr>
          <w:rFonts w:ascii="Arial" w:eastAsia="Times New Roman" w:hAnsi="Arial" w:cs="Arial"/>
          <w:b/>
          <w:sz w:val="32"/>
          <w:szCs w:val="28"/>
        </w:rPr>
        <w:t>, High-Resolution</w:t>
      </w:r>
      <w:r w:rsidR="00EE5BE9" w:rsidRPr="0002779E">
        <w:rPr>
          <w:rFonts w:ascii="Arial" w:eastAsia="Times New Roman" w:hAnsi="Arial" w:cs="Arial"/>
          <w:b/>
          <w:sz w:val="32"/>
          <w:szCs w:val="28"/>
        </w:rPr>
        <w:t xml:space="preserve"> </w:t>
      </w:r>
      <w:r w:rsidR="006910C8" w:rsidRPr="0002779E">
        <w:rPr>
          <w:rFonts w:ascii="Arial" w:eastAsia="Times New Roman" w:hAnsi="Arial" w:cs="Arial"/>
          <w:b/>
          <w:sz w:val="32"/>
          <w:szCs w:val="28"/>
        </w:rPr>
        <w:t xml:space="preserve">Human Brain </w:t>
      </w:r>
      <w:r w:rsidR="00F57D91" w:rsidRPr="0002779E">
        <w:rPr>
          <w:rFonts w:ascii="Arial" w:eastAsia="Times New Roman" w:hAnsi="Arial" w:cs="Arial"/>
          <w:b/>
          <w:sz w:val="32"/>
          <w:szCs w:val="28"/>
        </w:rPr>
        <w:t xml:space="preserve">Mapping </w:t>
      </w:r>
    </w:p>
    <w:p w:rsidR="00772D47" w:rsidRPr="0002779E" w:rsidRDefault="005E564A" w:rsidP="005E564A">
      <w:pPr>
        <w:spacing w:after="60"/>
        <w:jc w:val="center"/>
        <w:rPr>
          <w:rFonts w:ascii="Arial" w:eastAsia="Times New Roman" w:hAnsi="Arial" w:cs="Arial"/>
          <w:b/>
          <w:sz w:val="32"/>
          <w:szCs w:val="28"/>
        </w:rPr>
      </w:pPr>
      <w:r w:rsidRPr="0002779E">
        <w:rPr>
          <w:rFonts w:ascii="Arial" w:eastAsia="Times New Roman" w:hAnsi="Arial" w:cs="Arial"/>
          <w:b/>
          <w:sz w:val="32"/>
          <w:szCs w:val="28"/>
        </w:rPr>
        <w:t>of Sodium Pump Flux and</w:t>
      </w:r>
      <w:r w:rsidR="00EE5BE9" w:rsidRPr="0002779E">
        <w:rPr>
          <w:rFonts w:ascii="Arial" w:eastAsia="Times New Roman" w:hAnsi="Arial" w:cs="Arial"/>
          <w:b/>
          <w:sz w:val="32"/>
          <w:szCs w:val="28"/>
        </w:rPr>
        <w:t xml:space="preserve"> </w:t>
      </w:r>
      <w:r w:rsidRPr="0002779E">
        <w:rPr>
          <w:rFonts w:ascii="Arial" w:eastAsia="Times New Roman" w:hAnsi="Arial" w:cs="Arial"/>
          <w:b/>
          <w:sz w:val="32"/>
          <w:szCs w:val="28"/>
        </w:rPr>
        <w:t xml:space="preserve">Cell Metrics </w:t>
      </w:r>
    </w:p>
    <w:p w:rsidR="003C773C" w:rsidRDefault="003C773C" w:rsidP="005E564A">
      <w:pPr>
        <w:spacing w:after="60"/>
        <w:rPr>
          <w:rFonts w:ascii="Arial" w:hAnsi="Arial" w:cs="Arial"/>
          <w:b/>
          <w:sz w:val="28"/>
        </w:rPr>
      </w:pPr>
    </w:p>
    <w:p w:rsidR="00426844" w:rsidRPr="00E5167E" w:rsidRDefault="00CF2346" w:rsidP="00D50488">
      <w:pPr>
        <w:ind w:left="720"/>
        <w:jc w:val="center"/>
        <w:rPr>
          <w:rFonts w:ascii="Arial" w:hAnsi="Arial" w:cs="Arial"/>
          <w:b/>
          <w:szCs w:val="24"/>
        </w:rPr>
      </w:pPr>
      <w:r w:rsidRPr="00E5167E">
        <w:rPr>
          <w:rFonts w:ascii="Arial" w:hAnsi="Arial" w:cs="Arial"/>
          <w:b/>
          <w:szCs w:val="24"/>
        </w:rPr>
        <w:t>Charles S. Springer, Jr.,</w:t>
      </w:r>
      <w:r w:rsidR="0083765D">
        <w:rPr>
          <w:rFonts w:ascii="Arial" w:hAnsi="Arial" w:cs="Arial"/>
          <w:b/>
          <w:szCs w:val="24"/>
        </w:rPr>
        <w:t>*</w:t>
      </w:r>
      <w:r w:rsidR="00C20F6D" w:rsidRPr="00E5167E">
        <w:rPr>
          <w:rFonts w:ascii="Arial" w:hAnsi="Arial" w:cs="Arial"/>
          <w:b/>
          <w:szCs w:val="24"/>
          <w:vertAlign w:val="superscript"/>
        </w:rPr>
        <w:t>a</w:t>
      </w:r>
      <w:r w:rsidR="00814BBE" w:rsidRPr="00E5167E">
        <w:rPr>
          <w:rFonts w:ascii="Arial" w:hAnsi="Arial" w:cs="Arial"/>
          <w:b/>
          <w:szCs w:val="24"/>
          <w:vertAlign w:val="superscript"/>
        </w:rPr>
        <w:t>-e</w:t>
      </w:r>
      <w:r w:rsidRPr="00E5167E">
        <w:rPr>
          <w:rFonts w:ascii="Arial" w:hAnsi="Arial" w:cs="Arial"/>
          <w:b/>
          <w:szCs w:val="24"/>
        </w:rPr>
        <w:t xml:space="preserve"> </w:t>
      </w:r>
      <w:r w:rsidR="009965B3" w:rsidRPr="00E5167E">
        <w:rPr>
          <w:rFonts w:ascii="Arial" w:hAnsi="Arial" w:cs="Arial"/>
          <w:b/>
          <w:szCs w:val="24"/>
        </w:rPr>
        <w:t>Eric M. Baker,</w:t>
      </w:r>
      <w:r w:rsidR="00C20F6D" w:rsidRPr="00E5167E">
        <w:rPr>
          <w:rFonts w:ascii="Arial" w:hAnsi="Arial" w:cs="Arial"/>
          <w:b/>
          <w:szCs w:val="24"/>
          <w:vertAlign w:val="superscript"/>
        </w:rPr>
        <w:t>a</w:t>
      </w:r>
      <w:r w:rsidR="0083765D">
        <w:rPr>
          <w:rFonts w:ascii="Arial" w:hAnsi="Arial" w:cs="Arial"/>
          <w:b/>
          <w:szCs w:val="24"/>
          <w:vertAlign w:val="superscript"/>
        </w:rPr>
        <w:t>†</w:t>
      </w:r>
      <w:r w:rsidR="009965B3" w:rsidRPr="00E5167E">
        <w:rPr>
          <w:rFonts w:ascii="Arial" w:hAnsi="Arial" w:cs="Arial"/>
          <w:b/>
          <w:szCs w:val="24"/>
        </w:rPr>
        <w:t xml:space="preserve"> </w:t>
      </w:r>
      <w:r w:rsidR="004220F2" w:rsidRPr="00E5167E">
        <w:rPr>
          <w:rFonts w:ascii="Arial" w:hAnsi="Arial" w:cs="Arial"/>
          <w:b/>
          <w:szCs w:val="24"/>
        </w:rPr>
        <w:t>Xin Li,</w:t>
      </w:r>
      <w:r w:rsidR="00C20F6D" w:rsidRPr="00E5167E">
        <w:rPr>
          <w:rFonts w:ascii="Arial" w:hAnsi="Arial" w:cs="Arial"/>
          <w:b/>
          <w:szCs w:val="24"/>
          <w:vertAlign w:val="superscript"/>
        </w:rPr>
        <w:t>a</w:t>
      </w:r>
      <w:r w:rsidR="008561E6" w:rsidRPr="00E5167E">
        <w:rPr>
          <w:rFonts w:ascii="Arial" w:hAnsi="Arial" w:cs="Arial"/>
          <w:b/>
          <w:szCs w:val="24"/>
          <w:vertAlign w:val="superscript"/>
        </w:rPr>
        <w:t>,</w:t>
      </w:r>
      <w:r w:rsidR="000B72EB">
        <w:rPr>
          <w:rFonts w:ascii="Arial" w:hAnsi="Arial" w:cs="Arial"/>
          <w:b/>
          <w:szCs w:val="24"/>
          <w:vertAlign w:val="superscript"/>
        </w:rPr>
        <w:t>b</w:t>
      </w:r>
      <w:r w:rsidR="0083765D">
        <w:rPr>
          <w:rFonts w:ascii="Arial" w:hAnsi="Arial" w:cs="Arial"/>
          <w:b/>
          <w:szCs w:val="24"/>
          <w:vertAlign w:val="superscript"/>
        </w:rPr>
        <w:t>†</w:t>
      </w:r>
      <w:r w:rsidR="000B72EB" w:rsidRPr="00E5167E">
        <w:rPr>
          <w:rFonts w:ascii="Arial" w:hAnsi="Arial" w:cs="Arial"/>
          <w:b/>
          <w:szCs w:val="24"/>
        </w:rPr>
        <w:t xml:space="preserve"> </w:t>
      </w:r>
      <w:r w:rsidR="004220F2" w:rsidRPr="00E5167E">
        <w:rPr>
          <w:rFonts w:ascii="Arial" w:hAnsi="Arial" w:cs="Arial"/>
          <w:b/>
          <w:szCs w:val="24"/>
        </w:rPr>
        <w:t>Brendan Moloney,</w:t>
      </w:r>
      <w:r w:rsidR="00C20F6D" w:rsidRPr="00E5167E">
        <w:rPr>
          <w:rFonts w:ascii="Arial" w:hAnsi="Arial" w:cs="Arial"/>
          <w:b/>
          <w:szCs w:val="24"/>
          <w:vertAlign w:val="superscript"/>
        </w:rPr>
        <w:t>a</w:t>
      </w:r>
      <w:r w:rsidR="0083765D">
        <w:rPr>
          <w:rFonts w:ascii="Arial" w:hAnsi="Arial" w:cs="Arial"/>
          <w:b/>
          <w:szCs w:val="24"/>
          <w:vertAlign w:val="superscript"/>
        </w:rPr>
        <w:t>†</w:t>
      </w:r>
      <w:r w:rsidR="00C20F6D" w:rsidRPr="00E5167E">
        <w:rPr>
          <w:rFonts w:ascii="Arial" w:hAnsi="Arial" w:cs="Arial"/>
          <w:b/>
          <w:szCs w:val="24"/>
        </w:rPr>
        <w:t xml:space="preserve"> </w:t>
      </w:r>
      <w:r w:rsidR="00BA7949" w:rsidRPr="00326330">
        <w:rPr>
          <w:rFonts w:ascii="Arial" w:hAnsi="Arial" w:cs="Arial"/>
          <w:b/>
          <w:szCs w:val="24"/>
        </w:rPr>
        <w:t>Martin M. Pike,</w:t>
      </w:r>
      <w:r w:rsidR="00BA7949" w:rsidRPr="00326330">
        <w:rPr>
          <w:rFonts w:ascii="Arial" w:hAnsi="Arial" w:cs="Arial"/>
          <w:b/>
          <w:szCs w:val="24"/>
          <w:vertAlign w:val="superscript"/>
        </w:rPr>
        <w:t xml:space="preserve">a,d† </w:t>
      </w:r>
      <w:r w:rsidR="009965B3" w:rsidRPr="00E5167E">
        <w:rPr>
          <w:rFonts w:ascii="Arial" w:hAnsi="Arial" w:cs="Arial"/>
          <w:b/>
          <w:szCs w:val="24"/>
        </w:rPr>
        <w:t>G</w:t>
      </w:r>
      <w:r w:rsidR="00B426EC" w:rsidRPr="00E5167E">
        <w:rPr>
          <w:rFonts w:ascii="Arial" w:hAnsi="Arial" w:cs="Arial"/>
          <w:b/>
          <w:szCs w:val="24"/>
        </w:rPr>
        <w:t>regory</w:t>
      </w:r>
      <w:r w:rsidR="00703F8E" w:rsidRPr="00E5167E">
        <w:rPr>
          <w:rFonts w:ascii="Arial" w:hAnsi="Arial" w:cs="Arial"/>
          <w:b/>
          <w:szCs w:val="24"/>
        </w:rPr>
        <w:t> </w:t>
      </w:r>
      <w:r w:rsidR="00B426EC" w:rsidRPr="00E5167E">
        <w:rPr>
          <w:rFonts w:ascii="Arial" w:hAnsi="Arial" w:cs="Arial"/>
          <w:b/>
          <w:szCs w:val="24"/>
        </w:rPr>
        <w:t>J.</w:t>
      </w:r>
      <w:r w:rsidR="00703F8E" w:rsidRPr="00E5167E">
        <w:rPr>
          <w:rFonts w:ascii="Arial" w:hAnsi="Arial" w:cs="Arial"/>
          <w:b/>
          <w:szCs w:val="24"/>
        </w:rPr>
        <w:t> </w:t>
      </w:r>
      <w:r w:rsidR="00B426EC" w:rsidRPr="00E5167E">
        <w:rPr>
          <w:rFonts w:ascii="Arial" w:hAnsi="Arial" w:cs="Arial"/>
          <w:b/>
          <w:szCs w:val="24"/>
        </w:rPr>
        <w:t>Wilson,</w:t>
      </w:r>
      <w:r w:rsidR="00814BBE" w:rsidRPr="00E5167E">
        <w:rPr>
          <w:rFonts w:ascii="Arial" w:hAnsi="Arial" w:cs="Arial"/>
          <w:b/>
          <w:szCs w:val="24"/>
          <w:vertAlign w:val="superscript"/>
        </w:rPr>
        <w:t>f</w:t>
      </w:r>
      <w:r w:rsidR="0083765D">
        <w:rPr>
          <w:rFonts w:ascii="Arial" w:hAnsi="Arial" w:cs="Arial"/>
          <w:b/>
          <w:szCs w:val="24"/>
          <w:vertAlign w:val="superscript"/>
        </w:rPr>
        <w:t>†</w:t>
      </w:r>
      <w:r w:rsidR="007F352E">
        <w:rPr>
          <w:rFonts w:ascii="Arial" w:hAnsi="Arial" w:cs="Arial"/>
          <w:b/>
          <w:szCs w:val="24"/>
          <w:vertAlign w:val="superscript"/>
        </w:rPr>
        <w:t xml:space="preserve"> </w:t>
      </w:r>
      <w:r w:rsidR="00C8667A" w:rsidRPr="00E5167E">
        <w:rPr>
          <w:rFonts w:ascii="Arial" w:hAnsi="Arial" w:cs="Arial"/>
          <w:b/>
          <w:szCs w:val="24"/>
        </w:rPr>
        <w:t>Valerie</w:t>
      </w:r>
      <w:r w:rsidR="007F352E">
        <w:rPr>
          <w:rFonts w:ascii="Arial" w:hAnsi="Arial" w:cs="Arial"/>
          <w:b/>
          <w:szCs w:val="24"/>
        </w:rPr>
        <w:t> </w:t>
      </w:r>
      <w:r w:rsidR="00C8667A" w:rsidRPr="00E5167E">
        <w:rPr>
          <w:rFonts w:ascii="Arial" w:hAnsi="Arial" w:cs="Arial"/>
          <w:b/>
          <w:szCs w:val="24"/>
        </w:rPr>
        <w:t>C</w:t>
      </w:r>
      <w:r w:rsidR="007F352E" w:rsidRPr="00E5167E">
        <w:rPr>
          <w:rFonts w:ascii="Arial" w:hAnsi="Arial" w:cs="Arial"/>
          <w:b/>
          <w:szCs w:val="24"/>
        </w:rPr>
        <w:t>.</w:t>
      </w:r>
      <w:r w:rsidR="007F352E">
        <w:rPr>
          <w:rFonts w:ascii="Arial" w:hAnsi="Arial" w:cs="Arial"/>
          <w:b/>
          <w:szCs w:val="24"/>
        </w:rPr>
        <w:t> </w:t>
      </w:r>
      <w:r w:rsidR="00C8667A" w:rsidRPr="00E5167E">
        <w:rPr>
          <w:rFonts w:ascii="Arial" w:hAnsi="Arial" w:cs="Arial"/>
          <w:b/>
          <w:szCs w:val="24"/>
        </w:rPr>
        <w:t>Anderson,</w:t>
      </w:r>
      <w:r w:rsidR="00C8667A" w:rsidRPr="00E5167E">
        <w:rPr>
          <w:rFonts w:ascii="Arial" w:hAnsi="Arial" w:cs="Arial"/>
          <w:b/>
          <w:szCs w:val="24"/>
          <w:vertAlign w:val="superscript"/>
        </w:rPr>
        <w:t>a</w:t>
      </w:r>
      <w:r w:rsidR="00C8667A" w:rsidRPr="00E5167E">
        <w:rPr>
          <w:rFonts w:ascii="Arial" w:hAnsi="Arial" w:cs="Arial"/>
          <w:b/>
          <w:szCs w:val="24"/>
        </w:rPr>
        <w:t xml:space="preserve"> </w:t>
      </w:r>
      <w:r w:rsidR="00321A91">
        <w:rPr>
          <w:rFonts w:ascii="Arial" w:hAnsi="Arial" w:cs="Arial"/>
          <w:b/>
          <w:szCs w:val="24"/>
        </w:rPr>
        <w:t>Manoj K. Sammi,</w:t>
      </w:r>
      <w:r w:rsidR="00321A91" w:rsidRPr="00D50488">
        <w:rPr>
          <w:rFonts w:ascii="Arial" w:hAnsi="Arial" w:cs="Arial"/>
          <w:b/>
          <w:szCs w:val="24"/>
          <w:vertAlign w:val="superscript"/>
        </w:rPr>
        <w:t>a</w:t>
      </w:r>
      <w:r w:rsidR="00321A91">
        <w:rPr>
          <w:rFonts w:ascii="Arial" w:hAnsi="Arial" w:cs="Arial"/>
          <w:b/>
          <w:szCs w:val="24"/>
        </w:rPr>
        <w:t xml:space="preserve"> </w:t>
      </w:r>
      <w:r w:rsidR="00FC3939">
        <w:rPr>
          <w:rFonts w:ascii="Arial" w:hAnsi="Arial" w:cs="Arial"/>
          <w:b/>
          <w:szCs w:val="24"/>
        </w:rPr>
        <w:t>Mark G. Garzotto,</w:t>
      </w:r>
      <w:r w:rsidR="00FC3939">
        <w:rPr>
          <w:rFonts w:ascii="Arial" w:hAnsi="Arial" w:cs="Arial"/>
          <w:b/>
          <w:szCs w:val="24"/>
          <w:vertAlign w:val="superscript"/>
        </w:rPr>
        <w:t>g</w:t>
      </w:r>
      <w:r w:rsidR="005E6B55">
        <w:rPr>
          <w:rFonts w:ascii="Arial" w:hAnsi="Arial" w:cs="Arial"/>
          <w:b/>
          <w:szCs w:val="24"/>
          <w:vertAlign w:val="superscript"/>
        </w:rPr>
        <w:t>,h</w:t>
      </w:r>
      <w:r w:rsidR="00FC3939">
        <w:rPr>
          <w:rFonts w:ascii="Arial" w:hAnsi="Arial" w:cs="Arial"/>
          <w:b/>
          <w:szCs w:val="24"/>
        </w:rPr>
        <w:t xml:space="preserve"> Ryan P. Kopp,</w:t>
      </w:r>
      <w:r w:rsidR="005E6B55" w:rsidRPr="006800FE">
        <w:rPr>
          <w:rFonts w:ascii="Arial" w:hAnsi="Arial" w:cs="Arial"/>
          <w:b/>
          <w:szCs w:val="24"/>
          <w:vertAlign w:val="superscript"/>
        </w:rPr>
        <w:t>g,</w:t>
      </w:r>
      <w:r w:rsidR="00FC3939" w:rsidRPr="00E95086">
        <w:rPr>
          <w:rFonts w:ascii="Arial" w:hAnsi="Arial" w:cs="Arial"/>
          <w:b/>
          <w:szCs w:val="24"/>
          <w:vertAlign w:val="superscript"/>
        </w:rPr>
        <w:t>h</w:t>
      </w:r>
      <w:r w:rsidR="00FC3939">
        <w:rPr>
          <w:rFonts w:ascii="Arial" w:hAnsi="Arial" w:cs="Arial"/>
          <w:b/>
          <w:szCs w:val="24"/>
        </w:rPr>
        <w:t xml:space="preserve"> Fergus V. Coakley,</w:t>
      </w:r>
      <w:r w:rsidR="00FC3939" w:rsidRPr="00E95086">
        <w:rPr>
          <w:rFonts w:ascii="Arial" w:hAnsi="Arial" w:cs="Arial"/>
          <w:b/>
          <w:szCs w:val="24"/>
          <w:vertAlign w:val="superscript"/>
        </w:rPr>
        <w:t>i</w:t>
      </w:r>
      <w:r w:rsidR="00FC3939">
        <w:rPr>
          <w:rFonts w:ascii="Arial" w:hAnsi="Arial" w:cs="Arial"/>
          <w:b/>
          <w:szCs w:val="24"/>
        </w:rPr>
        <w:t xml:space="preserve"> </w:t>
      </w:r>
      <w:r w:rsidR="00703F8E" w:rsidRPr="00E5167E">
        <w:rPr>
          <w:rFonts w:ascii="Arial" w:hAnsi="Arial" w:cs="Arial"/>
          <w:b/>
          <w:szCs w:val="24"/>
        </w:rPr>
        <w:t>William D. Rooney,</w:t>
      </w:r>
      <w:r w:rsidR="00C20F6D" w:rsidRPr="00E5167E">
        <w:rPr>
          <w:rFonts w:ascii="Arial" w:hAnsi="Arial" w:cs="Arial"/>
          <w:b/>
          <w:szCs w:val="24"/>
          <w:vertAlign w:val="superscript"/>
        </w:rPr>
        <w:t>a,</w:t>
      </w:r>
      <w:r w:rsidR="00814BBE" w:rsidRPr="00E5167E">
        <w:rPr>
          <w:rFonts w:ascii="Arial" w:hAnsi="Arial" w:cs="Arial"/>
          <w:b/>
          <w:szCs w:val="24"/>
          <w:vertAlign w:val="superscript"/>
        </w:rPr>
        <w:t>d</w:t>
      </w:r>
      <w:r w:rsidR="00C20F6D" w:rsidRPr="00E5167E">
        <w:rPr>
          <w:rFonts w:ascii="Arial" w:hAnsi="Arial" w:cs="Arial"/>
          <w:b/>
          <w:szCs w:val="24"/>
          <w:vertAlign w:val="superscript"/>
        </w:rPr>
        <w:t>,</w:t>
      </w:r>
      <w:r w:rsidR="00B640F5">
        <w:rPr>
          <w:rFonts w:ascii="Arial" w:hAnsi="Arial" w:cs="Arial"/>
          <w:b/>
          <w:szCs w:val="24"/>
          <w:vertAlign w:val="superscript"/>
        </w:rPr>
        <w:t>j</w:t>
      </w:r>
      <w:r w:rsidR="00B640F5" w:rsidRPr="00E5167E">
        <w:rPr>
          <w:rFonts w:ascii="Arial" w:hAnsi="Arial" w:cs="Arial"/>
          <w:b/>
          <w:szCs w:val="24"/>
        </w:rPr>
        <w:t> </w:t>
      </w:r>
      <w:r w:rsidR="00703F8E" w:rsidRPr="00E5167E">
        <w:rPr>
          <w:rFonts w:ascii="Arial" w:hAnsi="Arial" w:cs="Arial"/>
          <w:b/>
          <w:szCs w:val="24"/>
        </w:rPr>
        <w:t>Jeffrey H. </w:t>
      </w:r>
      <w:r w:rsidR="00B640F5" w:rsidRPr="00E5167E">
        <w:rPr>
          <w:rFonts w:ascii="Arial" w:hAnsi="Arial" w:cs="Arial"/>
          <w:b/>
          <w:szCs w:val="24"/>
        </w:rPr>
        <w:t>Maki</w:t>
      </w:r>
      <w:r w:rsidR="00B640F5">
        <w:rPr>
          <w:rFonts w:ascii="Arial" w:hAnsi="Arial" w:cs="Arial"/>
          <w:b/>
          <w:szCs w:val="24"/>
          <w:vertAlign w:val="superscript"/>
        </w:rPr>
        <w:t>k</w:t>
      </w:r>
      <w:r w:rsidR="00B640F5" w:rsidRPr="00E5167E">
        <w:rPr>
          <w:rFonts w:ascii="Arial" w:hAnsi="Arial" w:cs="Arial"/>
          <w:b/>
          <w:szCs w:val="24"/>
        </w:rPr>
        <w:t xml:space="preserve">  </w:t>
      </w:r>
    </w:p>
    <w:p w:rsidR="00351379" w:rsidRDefault="0083765D" w:rsidP="00EE5BE9">
      <w:pPr>
        <w:rPr>
          <w:rFonts w:ascii="Arial" w:hAnsi="Arial" w:cs="Arial"/>
          <w:sz w:val="28"/>
        </w:rPr>
      </w:pPr>
      <w:r w:rsidRPr="0083765D">
        <w:rPr>
          <w:rFonts w:ascii="Arial" w:hAnsi="Arial" w:cs="Arial"/>
          <w:b/>
          <w:vertAlign w:val="superscript"/>
        </w:rPr>
        <w:t>†</w:t>
      </w:r>
      <w:r w:rsidR="00EE5BE9" w:rsidRPr="00B268A0">
        <w:rPr>
          <w:rFonts w:ascii="Arial" w:hAnsi="Arial" w:cs="Arial"/>
        </w:rPr>
        <w:t xml:space="preserve">These authors, listed in alphabetical order, contributed equally.  </w:t>
      </w:r>
    </w:p>
    <w:p w:rsidR="00C20F6D" w:rsidRPr="00B268A0" w:rsidRDefault="00C20F6D" w:rsidP="0067038B">
      <w:pPr>
        <w:jc w:val="both"/>
        <w:rPr>
          <w:rFonts w:ascii="Arial" w:hAnsi="Arial" w:cs="Arial"/>
          <w:b/>
          <w:sz w:val="20"/>
        </w:rPr>
      </w:pPr>
      <w:r w:rsidRPr="00B268A0">
        <w:rPr>
          <w:rFonts w:ascii="Arial" w:hAnsi="Arial" w:cs="Arial"/>
          <w:sz w:val="20"/>
          <w:vertAlign w:val="superscript"/>
        </w:rPr>
        <w:t>a</w:t>
      </w:r>
      <w:r w:rsidRPr="00B268A0">
        <w:rPr>
          <w:rFonts w:ascii="Arial" w:hAnsi="Arial" w:cs="Arial"/>
          <w:sz w:val="20"/>
        </w:rPr>
        <w:t>O</w:t>
      </w:r>
      <w:r w:rsidR="00800F2F" w:rsidRPr="00B268A0">
        <w:rPr>
          <w:rFonts w:ascii="Arial" w:hAnsi="Arial" w:cs="Arial"/>
          <w:sz w:val="20"/>
        </w:rPr>
        <w:t>regon Health &amp; Science University [O</w:t>
      </w:r>
      <w:r w:rsidRPr="00B268A0">
        <w:rPr>
          <w:rFonts w:ascii="Arial" w:hAnsi="Arial" w:cs="Arial"/>
          <w:sz w:val="20"/>
        </w:rPr>
        <w:t>HSU</w:t>
      </w:r>
      <w:r w:rsidR="00800F2F" w:rsidRPr="00B268A0">
        <w:rPr>
          <w:rFonts w:ascii="Arial" w:hAnsi="Arial" w:cs="Arial"/>
          <w:sz w:val="20"/>
        </w:rPr>
        <w:t>]</w:t>
      </w:r>
      <w:r w:rsidRPr="00B268A0">
        <w:rPr>
          <w:rFonts w:ascii="Arial" w:hAnsi="Arial" w:cs="Arial"/>
          <w:sz w:val="20"/>
        </w:rPr>
        <w:t xml:space="preserve"> </w:t>
      </w:r>
      <w:r w:rsidRPr="00B268A0">
        <w:rPr>
          <w:rFonts w:ascii="Arial" w:hAnsi="Arial" w:cs="Arial"/>
          <w:i/>
          <w:sz w:val="20"/>
        </w:rPr>
        <w:t>Advanced Imaging Research Center</w:t>
      </w:r>
      <w:r w:rsidRPr="00B268A0">
        <w:rPr>
          <w:rFonts w:ascii="Arial" w:hAnsi="Arial" w:cs="Arial"/>
          <w:sz w:val="20"/>
        </w:rPr>
        <w:t xml:space="preserve">, </w:t>
      </w:r>
      <w:r w:rsidR="000B72EB">
        <w:rPr>
          <w:rFonts w:ascii="Arial" w:hAnsi="Arial" w:cs="Arial"/>
          <w:sz w:val="20"/>
          <w:vertAlign w:val="superscript"/>
        </w:rPr>
        <w:t>b</w:t>
      </w:r>
      <w:r w:rsidR="000B72EB" w:rsidRPr="00B268A0">
        <w:rPr>
          <w:rFonts w:ascii="Arial" w:hAnsi="Arial" w:cs="Arial"/>
          <w:sz w:val="20"/>
        </w:rPr>
        <w:t>OHSU </w:t>
      </w:r>
      <w:r w:rsidR="000B72EB" w:rsidRPr="00B268A0">
        <w:rPr>
          <w:rFonts w:ascii="Arial" w:hAnsi="Arial" w:cs="Arial"/>
          <w:i/>
          <w:sz w:val="20"/>
        </w:rPr>
        <w:t>Brenden-Colson Center for</w:t>
      </w:r>
      <w:r w:rsidR="005A5DCB">
        <w:rPr>
          <w:rFonts w:ascii="Arial" w:hAnsi="Arial" w:cs="Arial"/>
          <w:i/>
          <w:sz w:val="20"/>
        </w:rPr>
        <w:t> </w:t>
      </w:r>
      <w:r w:rsidR="000B72EB" w:rsidRPr="00B268A0">
        <w:rPr>
          <w:rFonts w:ascii="Arial" w:hAnsi="Arial" w:cs="Arial"/>
          <w:i/>
          <w:sz w:val="20"/>
        </w:rPr>
        <w:t>Pancreatic Care</w:t>
      </w:r>
      <w:r w:rsidR="000B72EB" w:rsidRPr="00B268A0">
        <w:rPr>
          <w:rFonts w:ascii="Arial" w:hAnsi="Arial" w:cs="Arial"/>
          <w:sz w:val="20"/>
        </w:rPr>
        <w:t xml:space="preserve">, </w:t>
      </w:r>
      <w:r w:rsidR="000B72EB">
        <w:rPr>
          <w:rFonts w:ascii="Arial" w:hAnsi="Arial" w:cs="Arial"/>
          <w:sz w:val="20"/>
          <w:vertAlign w:val="superscript"/>
        </w:rPr>
        <w:t>c</w:t>
      </w:r>
      <w:r w:rsidR="000B72EB" w:rsidRPr="00B268A0">
        <w:rPr>
          <w:rFonts w:ascii="Arial" w:hAnsi="Arial" w:cs="Arial"/>
          <w:sz w:val="20"/>
        </w:rPr>
        <w:t xml:space="preserve">OHSU </w:t>
      </w:r>
      <w:r w:rsidRPr="00B268A0">
        <w:rPr>
          <w:rFonts w:ascii="Arial" w:hAnsi="Arial" w:cs="Arial"/>
          <w:i/>
          <w:sz w:val="20"/>
        </w:rPr>
        <w:t>Knight Cancer Institute</w:t>
      </w:r>
      <w:r w:rsidRPr="00B268A0">
        <w:rPr>
          <w:rFonts w:ascii="Arial" w:hAnsi="Arial" w:cs="Arial"/>
          <w:sz w:val="20"/>
        </w:rPr>
        <w:t xml:space="preserve">, </w:t>
      </w:r>
      <w:r w:rsidRPr="00B268A0">
        <w:rPr>
          <w:rFonts w:ascii="Arial" w:hAnsi="Arial" w:cs="Arial"/>
          <w:sz w:val="20"/>
          <w:vertAlign w:val="superscript"/>
        </w:rPr>
        <w:t>d</w:t>
      </w:r>
      <w:r w:rsidR="00814BBE" w:rsidRPr="00B268A0">
        <w:rPr>
          <w:rFonts w:ascii="Arial" w:hAnsi="Arial" w:cs="Arial"/>
          <w:sz w:val="20"/>
        </w:rPr>
        <w:t xml:space="preserve">OHSU </w:t>
      </w:r>
      <w:r w:rsidR="00814BBE" w:rsidRPr="00B268A0">
        <w:rPr>
          <w:rFonts w:ascii="Arial" w:hAnsi="Arial" w:cs="Arial"/>
          <w:i/>
          <w:sz w:val="20"/>
        </w:rPr>
        <w:t>Department of Biomedical Engineering</w:t>
      </w:r>
      <w:r w:rsidR="00814BBE" w:rsidRPr="00B268A0">
        <w:rPr>
          <w:rFonts w:ascii="Arial" w:hAnsi="Arial" w:cs="Arial"/>
          <w:sz w:val="20"/>
        </w:rPr>
        <w:t>,</w:t>
      </w:r>
      <w:r w:rsidR="00FC3939">
        <w:rPr>
          <w:rFonts w:ascii="Arial" w:hAnsi="Arial" w:cs="Arial"/>
          <w:sz w:val="20"/>
        </w:rPr>
        <w:t xml:space="preserve"> </w:t>
      </w:r>
      <w:r w:rsidR="00814BBE" w:rsidRPr="00B268A0">
        <w:rPr>
          <w:rFonts w:ascii="Arial" w:hAnsi="Arial" w:cs="Arial"/>
          <w:sz w:val="20"/>
          <w:vertAlign w:val="superscript"/>
        </w:rPr>
        <w:t>e</w:t>
      </w:r>
      <w:r w:rsidR="00814BBE" w:rsidRPr="00B268A0">
        <w:rPr>
          <w:rFonts w:ascii="Arial" w:hAnsi="Arial" w:cs="Arial"/>
          <w:sz w:val="20"/>
        </w:rPr>
        <w:t xml:space="preserve">OHSU </w:t>
      </w:r>
      <w:r w:rsidR="00814BBE" w:rsidRPr="00B268A0">
        <w:rPr>
          <w:rFonts w:ascii="Arial" w:hAnsi="Arial" w:cs="Arial"/>
          <w:i/>
          <w:sz w:val="20"/>
        </w:rPr>
        <w:t>Department of Chemical Physiology and Biochemistry</w:t>
      </w:r>
      <w:r w:rsidR="00814BBE" w:rsidRPr="00B268A0">
        <w:rPr>
          <w:rFonts w:ascii="Arial" w:hAnsi="Arial" w:cs="Arial"/>
          <w:sz w:val="20"/>
        </w:rPr>
        <w:t xml:space="preserve">, </w:t>
      </w:r>
      <w:r w:rsidR="00814BBE" w:rsidRPr="00B268A0">
        <w:rPr>
          <w:rFonts w:ascii="Arial" w:hAnsi="Arial" w:cs="Arial"/>
          <w:sz w:val="20"/>
          <w:vertAlign w:val="superscript"/>
        </w:rPr>
        <w:t>f</w:t>
      </w:r>
      <w:r w:rsidR="00772D47" w:rsidRPr="00B268A0">
        <w:rPr>
          <w:rFonts w:ascii="Arial" w:hAnsi="Arial" w:cs="Arial"/>
          <w:sz w:val="20"/>
        </w:rPr>
        <w:t xml:space="preserve">University of Washington </w:t>
      </w:r>
      <w:r w:rsidR="00772D47" w:rsidRPr="00B268A0">
        <w:rPr>
          <w:rFonts w:ascii="Arial" w:hAnsi="Arial" w:cs="Arial"/>
          <w:i/>
          <w:sz w:val="20"/>
        </w:rPr>
        <w:t>Department of Radiology</w:t>
      </w:r>
      <w:r w:rsidR="00772D47" w:rsidRPr="00B268A0">
        <w:rPr>
          <w:rFonts w:ascii="Arial" w:hAnsi="Arial" w:cs="Arial"/>
          <w:sz w:val="20"/>
        </w:rPr>
        <w:t xml:space="preserve"> [</w:t>
      </w:r>
      <w:r w:rsidR="00257C3C" w:rsidRPr="00611DC9">
        <w:rPr>
          <w:rFonts w:ascii="Arial" w:hAnsi="Arial" w:cs="Arial"/>
          <w:sz w:val="20"/>
        </w:rPr>
        <w:t xml:space="preserve">current: Bayer Healthcare, </w:t>
      </w:r>
      <w:r w:rsidR="00257C3C" w:rsidRPr="00611DC9">
        <w:rPr>
          <w:rFonts w:ascii="Arial" w:hAnsi="Arial" w:cs="Arial"/>
          <w:i/>
          <w:sz w:val="20"/>
        </w:rPr>
        <w:t>Radiology</w:t>
      </w:r>
      <w:r w:rsidR="00772D47" w:rsidRPr="00B268A0">
        <w:rPr>
          <w:rFonts w:ascii="Arial" w:hAnsi="Arial" w:cs="Arial"/>
          <w:sz w:val="20"/>
        </w:rPr>
        <w:t>],</w:t>
      </w:r>
      <w:r w:rsidR="007F352E">
        <w:rPr>
          <w:rFonts w:ascii="Arial" w:hAnsi="Arial" w:cs="Arial"/>
          <w:sz w:val="20"/>
        </w:rPr>
        <w:t xml:space="preserve"> </w:t>
      </w:r>
      <w:r w:rsidR="00FC3939">
        <w:rPr>
          <w:rFonts w:ascii="Arial" w:hAnsi="Arial" w:cs="Arial"/>
          <w:sz w:val="20"/>
          <w:vertAlign w:val="superscript"/>
        </w:rPr>
        <w:t>g</w:t>
      </w:r>
      <w:r w:rsidR="00FC3939">
        <w:rPr>
          <w:rFonts w:ascii="Arial" w:hAnsi="Arial" w:cs="Arial"/>
          <w:sz w:val="20"/>
        </w:rPr>
        <w:t xml:space="preserve">Portland VA Center, </w:t>
      </w:r>
      <w:r w:rsidR="00FC3939" w:rsidRPr="00E95086">
        <w:rPr>
          <w:rFonts w:ascii="Arial" w:hAnsi="Arial" w:cs="Arial"/>
          <w:i/>
          <w:sz w:val="20"/>
        </w:rPr>
        <w:t>Department of Urology</w:t>
      </w:r>
      <w:r w:rsidR="00FC3939">
        <w:rPr>
          <w:rFonts w:ascii="Arial" w:hAnsi="Arial" w:cs="Arial"/>
          <w:sz w:val="20"/>
        </w:rPr>
        <w:t xml:space="preserve">, </w:t>
      </w:r>
      <w:r w:rsidR="00FC3939" w:rsidRPr="00E95086">
        <w:rPr>
          <w:rFonts w:ascii="Arial" w:hAnsi="Arial" w:cs="Arial"/>
          <w:sz w:val="20"/>
          <w:vertAlign w:val="superscript"/>
        </w:rPr>
        <w:t>h</w:t>
      </w:r>
      <w:r w:rsidR="00FC3939">
        <w:rPr>
          <w:rFonts w:ascii="Arial" w:hAnsi="Arial" w:cs="Arial"/>
          <w:sz w:val="20"/>
        </w:rPr>
        <w:t xml:space="preserve">OHSU </w:t>
      </w:r>
      <w:r w:rsidR="00FC3939" w:rsidRPr="00E95086">
        <w:rPr>
          <w:rFonts w:ascii="Arial" w:hAnsi="Arial" w:cs="Arial"/>
          <w:i/>
          <w:sz w:val="20"/>
        </w:rPr>
        <w:t>Department of Urology</w:t>
      </w:r>
      <w:r w:rsidR="00FC3939">
        <w:rPr>
          <w:rFonts w:ascii="Arial" w:hAnsi="Arial" w:cs="Arial"/>
          <w:sz w:val="20"/>
        </w:rPr>
        <w:t xml:space="preserve">, </w:t>
      </w:r>
      <w:r w:rsidR="00FC3939" w:rsidRPr="00E95086">
        <w:rPr>
          <w:rFonts w:ascii="Arial" w:hAnsi="Arial" w:cs="Arial"/>
          <w:sz w:val="20"/>
          <w:vertAlign w:val="superscript"/>
        </w:rPr>
        <w:t>i</w:t>
      </w:r>
      <w:r w:rsidR="00FC3939">
        <w:rPr>
          <w:rFonts w:ascii="Arial" w:hAnsi="Arial" w:cs="Arial"/>
          <w:sz w:val="20"/>
        </w:rPr>
        <w:t xml:space="preserve">OHSU </w:t>
      </w:r>
      <w:r w:rsidR="00FC3939" w:rsidRPr="00E95086">
        <w:rPr>
          <w:rFonts w:ascii="Arial" w:hAnsi="Arial" w:cs="Arial"/>
          <w:i/>
          <w:sz w:val="20"/>
        </w:rPr>
        <w:t>De</w:t>
      </w:r>
      <w:r w:rsidR="00B640F5" w:rsidRPr="00E95086">
        <w:rPr>
          <w:rFonts w:ascii="Arial" w:hAnsi="Arial" w:cs="Arial"/>
          <w:i/>
          <w:sz w:val="20"/>
        </w:rPr>
        <w:t>p</w:t>
      </w:r>
      <w:r w:rsidR="00FC3939" w:rsidRPr="00E95086">
        <w:rPr>
          <w:rFonts w:ascii="Arial" w:hAnsi="Arial" w:cs="Arial"/>
          <w:i/>
          <w:sz w:val="20"/>
        </w:rPr>
        <w:t>artment of</w:t>
      </w:r>
      <w:r w:rsidR="005A5DCB">
        <w:rPr>
          <w:rFonts w:ascii="Arial" w:hAnsi="Arial" w:cs="Arial"/>
          <w:i/>
          <w:sz w:val="20"/>
        </w:rPr>
        <w:t> </w:t>
      </w:r>
      <w:r w:rsidR="00FC3939" w:rsidRPr="00E95086">
        <w:rPr>
          <w:rFonts w:ascii="Arial" w:hAnsi="Arial" w:cs="Arial"/>
          <w:i/>
          <w:sz w:val="20"/>
        </w:rPr>
        <w:t>Radiology</w:t>
      </w:r>
      <w:r w:rsidR="00FC3939">
        <w:rPr>
          <w:rFonts w:ascii="Arial" w:hAnsi="Arial" w:cs="Arial"/>
          <w:sz w:val="20"/>
        </w:rPr>
        <w:t xml:space="preserve">, </w:t>
      </w:r>
      <w:r w:rsidR="00FC3939" w:rsidRPr="00B268A0">
        <w:rPr>
          <w:rFonts w:ascii="Arial" w:hAnsi="Arial" w:cs="Arial"/>
          <w:sz w:val="20"/>
        </w:rPr>
        <w:t xml:space="preserve"> </w:t>
      </w:r>
      <w:r w:rsidR="00B640F5">
        <w:rPr>
          <w:rFonts w:ascii="Arial" w:hAnsi="Arial" w:cs="Arial"/>
          <w:sz w:val="20"/>
          <w:vertAlign w:val="superscript"/>
        </w:rPr>
        <w:t>j</w:t>
      </w:r>
      <w:r w:rsidR="00B640F5" w:rsidRPr="00B268A0">
        <w:rPr>
          <w:rFonts w:ascii="Arial" w:hAnsi="Arial" w:cs="Arial"/>
          <w:sz w:val="20"/>
        </w:rPr>
        <w:t>OHSU</w:t>
      </w:r>
      <w:r w:rsidR="00B640F5">
        <w:rPr>
          <w:rFonts w:ascii="Arial" w:hAnsi="Arial" w:cs="Arial"/>
          <w:sz w:val="20"/>
        </w:rPr>
        <w:t> </w:t>
      </w:r>
      <w:r w:rsidR="00814BBE" w:rsidRPr="00B268A0">
        <w:rPr>
          <w:rFonts w:ascii="Arial" w:hAnsi="Arial" w:cs="Arial"/>
          <w:i/>
          <w:sz w:val="20"/>
        </w:rPr>
        <w:t>Department of Behavioral Neuroscience</w:t>
      </w:r>
      <w:r w:rsidR="00814BBE" w:rsidRPr="00B268A0">
        <w:rPr>
          <w:rFonts w:ascii="Arial" w:hAnsi="Arial" w:cs="Arial"/>
          <w:sz w:val="20"/>
        </w:rPr>
        <w:t xml:space="preserve">, </w:t>
      </w:r>
      <w:r w:rsidR="00B640F5">
        <w:rPr>
          <w:rFonts w:ascii="Arial" w:hAnsi="Arial" w:cs="Arial"/>
          <w:sz w:val="20"/>
          <w:vertAlign w:val="superscript"/>
        </w:rPr>
        <w:t>k</w:t>
      </w:r>
      <w:r w:rsidR="00B640F5" w:rsidRPr="00B268A0">
        <w:rPr>
          <w:rFonts w:ascii="Arial" w:hAnsi="Arial" w:cs="Arial"/>
          <w:sz w:val="20"/>
        </w:rPr>
        <w:t xml:space="preserve">University </w:t>
      </w:r>
      <w:r w:rsidR="00800F2F" w:rsidRPr="00B268A0">
        <w:rPr>
          <w:rFonts w:ascii="Arial" w:hAnsi="Arial" w:cs="Arial"/>
          <w:sz w:val="20"/>
        </w:rPr>
        <w:t xml:space="preserve">of Colorado Anschutz Medical Center </w:t>
      </w:r>
      <w:r w:rsidR="00800F2F" w:rsidRPr="00B268A0">
        <w:rPr>
          <w:rFonts w:ascii="Arial" w:hAnsi="Arial" w:cs="Arial"/>
          <w:i/>
          <w:sz w:val="20"/>
        </w:rPr>
        <w:t>Department of</w:t>
      </w:r>
      <w:r w:rsidR="008561E6">
        <w:rPr>
          <w:rFonts w:ascii="Arial" w:hAnsi="Arial" w:cs="Arial"/>
          <w:i/>
          <w:sz w:val="20"/>
        </w:rPr>
        <w:t> </w:t>
      </w:r>
      <w:r w:rsidR="00800F2F" w:rsidRPr="00B268A0">
        <w:rPr>
          <w:rFonts w:ascii="Arial" w:hAnsi="Arial" w:cs="Arial"/>
          <w:i/>
          <w:sz w:val="20"/>
        </w:rPr>
        <w:t>Radiology</w:t>
      </w:r>
      <w:r w:rsidR="00800F2F" w:rsidRPr="00B268A0">
        <w:rPr>
          <w:rFonts w:ascii="Arial" w:hAnsi="Arial" w:cs="Arial"/>
          <w:sz w:val="20"/>
        </w:rPr>
        <w:t>.</w:t>
      </w:r>
      <w:r w:rsidR="00814BBE" w:rsidRPr="00B268A0">
        <w:rPr>
          <w:rFonts w:ascii="Arial" w:hAnsi="Arial" w:cs="Arial"/>
          <w:sz w:val="20"/>
        </w:rPr>
        <w:t xml:space="preserve">  </w:t>
      </w:r>
    </w:p>
    <w:p w:rsidR="00EE5BE9" w:rsidRDefault="00EE5BE9">
      <w:pPr>
        <w:rPr>
          <w:rFonts w:ascii="Arial" w:hAnsi="Arial" w:cs="Arial"/>
          <w:b/>
          <w:sz w:val="28"/>
        </w:rPr>
      </w:pPr>
    </w:p>
    <w:p w:rsidR="00764A41" w:rsidRDefault="005C708A">
      <w:pPr>
        <w:rPr>
          <w:rFonts w:ascii="Arial" w:hAnsi="Arial" w:cs="Arial"/>
          <w:u w:val="single"/>
        </w:rPr>
      </w:pPr>
      <w:r w:rsidRPr="001A2021">
        <w:rPr>
          <w:rFonts w:ascii="Arial" w:hAnsi="Arial" w:cs="Arial"/>
          <w:b/>
        </w:rPr>
        <w:t>*</w:t>
      </w:r>
      <w:r w:rsidR="00764A41" w:rsidRPr="003D2AF1">
        <w:rPr>
          <w:rFonts w:ascii="Arial" w:hAnsi="Arial" w:cs="Arial"/>
          <w:u w:val="single"/>
        </w:rPr>
        <w:t xml:space="preserve">Corresponding author:  </w:t>
      </w:r>
    </w:p>
    <w:p w:rsidR="00764A41" w:rsidRPr="002E32DF" w:rsidRDefault="00764A41" w:rsidP="003D2AF1">
      <w:pPr>
        <w:spacing w:after="0"/>
        <w:rPr>
          <w:rFonts w:ascii="Arial" w:hAnsi="Arial" w:cs="Arial"/>
        </w:rPr>
      </w:pPr>
      <w:r w:rsidRPr="002E32DF">
        <w:rPr>
          <w:rFonts w:ascii="Arial" w:hAnsi="Arial" w:cs="Arial"/>
        </w:rPr>
        <w:t xml:space="preserve">Charles S. Springer, Jr. </w:t>
      </w:r>
    </w:p>
    <w:p w:rsidR="00764A41" w:rsidRPr="002E32DF" w:rsidRDefault="00764A41" w:rsidP="003D2AF1">
      <w:pPr>
        <w:spacing w:after="0"/>
        <w:rPr>
          <w:rFonts w:ascii="Arial" w:hAnsi="Arial" w:cs="Arial"/>
        </w:rPr>
      </w:pPr>
      <w:r w:rsidRPr="002E32DF">
        <w:rPr>
          <w:rFonts w:ascii="Arial" w:hAnsi="Arial" w:cs="Arial"/>
        </w:rPr>
        <w:t>Advanced Imaging Research Center</w:t>
      </w:r>
      <w:r w:rsidR="002E32DF" w:rsidRPr="002E32DF">
        <w:rPr>
          <w:rFonts w:ascii="Arial" w:hAnsi="Arial" w:cs="Arial"/>
        </w:rPr>
        <w:t xml:space="preserve">, L452 </w:t>
      </w:r>
    </w:p>
    <w:p w:rsidR="00764A41" w:rsidRPr="002E32DF" w:rsidRDefault="00764A41" w:rsidP="003D2AF1">
      <w:pPr>
        <w:spacing w:after="0"/>
        <w:rPr>
          <w:rFonts w:ascii="Arial" w:hAnsi="Arial" w:cs="Arial"/>
        </w:rPr>
      </w:pPr>
      <w:r w:rsidRPr="002E32DF">
        <w:rPr>
          <w:rFonts w:ascii="Arial" w:hAnsi="Arial" w:cs="Arial"/>
        </w:rPr>
        <w:t xml:space="preserve">Oregon Health and Science University </w:t>
      </w:r>
    </w:p>
    <w:p w:rsidR="00764A41" w:rsidRPr="002E32DF" w:rsidRDefault="002E32DF" w:rsidP="003D2AF1">
      <w:pPr>
        <w:spacing w:after="0"/>
        <w:rPr>
          <w:rFonts w:ascii="Arial" w:hAnsi="Arial" w:cs="Arial"/>
        </w:rPr>
      </w:pPr>
      <w:r w:rsidRPr="002E32DF">
        <w:rPr>
          <w:rFonts w:ascii="Arial" w:hAnsi="Arial" w:cs="Arial"/>
        </w:rPr>
        <w:t xml:space="preserve">3181 </w:t>
      </w:r>
      <w:r w:rsidR="00764A41" w:rsidRPr="002E32DF">
        <w:rPr>
          <w:rFonts w:ascii="Arial" w:hAnsi="Arial" w:cs="Arial"/>
        </w:rPr>
        <w:t xml:space="preserve">S.W. Sam Jackson Park Road </w:t>
      </w:r>
    </w:p>
    <w:p w:rsidR="00764A41" w:rsidRDefault="00764A41" w:rsidP="003D2AF1">
      <w:pPr>
        <w:spacing w:after="0"/>
        <w:rPr>
          <w:rFonts w:ascii="Arial" w:hAnsi="Arial" w:cs="Arial"/>
        </w:rPr>
      </w:pPr>
      <w:r w:rsidRPr="002E32DF">
        <w:rPr>
          <w:rFonts w:ascii="Arial" w:hAnsi="Arial" w:cs="Arial"/>
        </w:rPr>
        <w:t>Portland, Oregon 97</w:t>
      </w:r>
      <w:r w:rsidR="002E32DF" w:rsidRPr="002E32DF">
        <w:rPr>
          <w:rFonts w:ascii="Arial" w:hAnsi="Arial" w:cs="Arial"/>
        </w:rPr>
        <w:t>239</w:t>
      </w:r>
      <w:r w:rsidR="00B67D0C">
        <w:rPr>
          <w:rFonts w:ascii="Arial" w:hAnsi="Arial" w:cs="Arial"/>
        </w:rPr>
        <w:t xml:space="preserve"> </w:t>
      </w:r>
    </w:p>
    <w:p w:rsidR="00B67D0C" w:rsidRPr="002E32DF" w:rsidRDefault="00B67D0C" w:rsidP="003D2AF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503-418-1531 </w:t>
      </w:r>
    </w:p>
    <w:p w:rsidR="00764A41" w:rsidRPr="003D2AF1" w:rsidRDefault="00181C0E" w:rsidP="003D2AF1">
      <w:pPr>
        <w:spacing w:after="0"/>
        <w:rPr>
          <w:rFonts w:ascii="Arial" w:hAnsi="Arial" w:cs="Arial"/>
        </w:rPr>
      </w:pPr>
      <w:hyperlink r:id="rId8" w:history="1">
        <w:r w:rsidR="00764A41" w:rsidRPr="00155F29">
          <w:rPr>
            <w:rStyle w:val="Hyperlink"/>
            <w:rFonts w:ascii="Arial" w:hAnsi="Arial" w:cs="Arial"/>
          </w:rPr>
          <w:t>springer@ohsu.edu</w:t>
        </w:r>
      </w:hyperlink>
      <w:r w:rsidR="00764A41">
        <w:rPr>
          <w:rFonts w:ascii="Arial" w:hAnsi="Arial" w:cs="Arial"/>
        </w:rPr>
        <w:t xml:space="preserve">  </w:t>
      </w:r>
    </w:p>
    <w:p w:rsidR="00764A41" w:rsidRDefault="00764A41">
      <w:pPr>
        <w:rPr>
          <w:rFonts w:ascii="Arial" w:hAnsi="Arial" w:cs="Arial"/>
          <w:b/>
          <w:sz w:val="28"/>
        </w:rPr>
      </w:pPr>
    </w:p>
    <w:p w:rsidR="00764A41" w:rsidRDefault="00764A41">
      <w:pPr>
        <w:rPr>
          <w:rFonts w:ascii="Arial" w:hAnsi="Arial" w:cs="Arial"/>
          <w:b/>
          <w:sz w:val="28"/>
        </w:rPr>
      </w:pPr>
    </w:p>
    <w:p w:rsidR="006A2E36" w:rsidRPr="006C251C" w:rsidRDefault="006A2E36" w:rsidP="006C251C">
      <w:pPr>
        <w:jc w:val="center"/>
        <w:rPr>
          <w:rFonts w:ascii="Arial" w:hAnsi="Arial" w:cs="Arial"/>
          <w:b/>
          <w:sz w:val="36"/>
        </w:rPr>
      </w:pPr>
      <w:r w:rsidRPr="006C251C">
        <w:rPr>
          <w:rFonts w:ascii="Arial" w:hAnsi="Arial" w:cs="Arial"/>
          <w:b/>
          <w:sz w:val="36"/>
        </w:rPr>
        <w:t xml:space="preserve">Supplementary Material </w:t>
      </w:r>
    </w:p>
    <w:p w:rsidR="006A2E36" w:rsidRDefault="006A2E36">
      <w:pPr>
        <w:rPr>
          <w:rFonts w:ascii="Arial" w:hAnsi="Arial" w:cs="Arial"/>
          <w:b/>
          <w:sz w:val="28"/>
        </w:rPr>
      </w:pPr>
    </w:p>
    <w:p w:rsidR="00744F54" w:rsidRDefault="00744F5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:rsidR="00B76A31" w:rsidRPr="00B76A31" w:rsidRDefault="00B76A31" w:rsidP="006C251C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Supplementary Material</w:t>
      </w:r>
      <w:r w:rsidRPr="00B76A31">
        <w:rPr>
          <w:rFonts w:ascii="Arial" w:hAnsi="Arial" w:cs="Arial"/>
          <w:sz w:val="28"/>
          <w:szCs w:val="28"/>
        </w:rPr>
        <w:t xml:space="preserve"> </w:t>
      </w:r>
      <w:r w:rsidR="00B31017">
        <w:rPr>
          <w:rFonts w:ascii="Arial" w:hAnsi="Arial" w:cs="Arial"/>
          <w:sz w:val="28"/>
          <w:szCs w:val="28"/>
        </w:rPr>
        <w:t>[citations 1-</w:t>
      </w:r>
      <w:r w:rsidR="009C14A5">
        <w:rPr>
          <w:rFonts w:ascii="Arial" w:hAnsi="Arial" w:cs="Arial"/>
          <w:sz w:val="28"/>
          <w:szCs w:val="28"/>
        </w:rPr>
        <w:t xml:space="preserve">88 </w:t>
      </w:r>
      <w:r w:rsidR="00B31017">
        <w:rPr>
          <w:rFonts w:ascii="Arial" w:hAnsi="Arial" w:cs="Arial"/>
          <w:sz w:val="28"/>
          <w:szCs w:val="28"/>
        </w:rPr>
        <w:t>in main text]</w:t>
      </w:r>
      <w:r w:rsidR="00B31017" w:rsidRPr="00B31017">
        <w:rPr>
          <w:rFonts w:ascii="Arial" w:hAnsi="Arial" w:cs="Arial"/>
          <w:b/>
          <w:sz w:val="28"/>
          <w:szCs w:val="28"/>
        </w:rPr>
        <w:t>:</w:t>
      </w:r>
      <w:r w:rsidR="00B31017">
        <w:rPr>
          <w:rFonts w:ascii="Arial" w:hAnsi="Arial" w:cs="Arial"/>
          <w:sz w:val="28"/>
          <w:szCs w:val="28"/>
        </w:rPr>
        <w:t xml:space="preserve">  </w:t>
      </w:r>
    </w:p>
    <w:p w:rsidR="00B76A31" w:rsidRPr="00B76A31" w:rsidRDefault="00B76A31" w:rsidP="00A22B6B">
      <w:pPr>
        <w:spacing w:after="0" w:line="360" w:lineRule="auto"/>
        <w:jc w:val="both"/>
        <w:rPr>
          <w:rFonts w:ascii="Arial" w:hAnsi="Arial" w:cs="Arial"/>
        </w:rPr>
      </w:pPr>
    </w:p>
    <w:p w:rsidR="00B76A31" w:rsidRPr="00B76A31" w:rsidRDefault="00A82854" w:rsidP="00A22B6B">
      <w:p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eastAsiaTheme="minorEastAsia" w:hAnsi="Arial" w:cs="Arial"/>
          <w:b/>
          <w:bCs/>
          <w:i/>
          <w:iCs/>
        </w:rPr>
        <w:t>S.</w:t>
      </w:r>
      <w:r w:rsidR="00B76A31" w:rsidRPr="00B76A31">
        <w:rPr>
          <w:rFonts w:ascii="Arial" w:eastAsiaTheme="minorEastAsia" w:hAnsi="Arial" w:cs="Arial"/>
          <w:b/>
          <w:bCs/>
          <w:i/>
          <w:iCs/>
        </w:rPr>
        <w:t xml:space="preserve">I.  </w:t>
      </w:r>
      <w:r w:rsidR="00B76A31" w:rsidRPr="00B76A31">
        <w:rPr>
          <w:rFonts w:ascii="Arial" w:hAnsi="Arial" w:cs="Arial"/>
          <w:b/>
          <w:i/>
          <w:u w:val="single"/>
        </w:rPr>
        <w:t>Parameter Extraction.</w:t>
      </w:r>
      <w:r w:rsidR="00B76A31" w:rsidRPr="00B76A31">
        <w:rPr>
          <w:rFonts w:ascii="Arial" w:hAnsi="Arial" w:cs="Arial"/>
          <w:b/>
        </w:rPr>
        <w:t xml:space="preserve">  </w:t>
      </w:r>
    </w:p>
    <w:p w:rsidR="00B76A31" w:rsidRPr="0002779E" w:rsidRDefault="00B76A31" w:rsidP="00A22B6B">
      <w:pPr>
        <w:spacing w:line="360" w:lineRule="auto"/>
        <w:ind w:firstLine="634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 xml:space="preserve">The molecular displacement and SDE decay library curves are </w:t>
      </w:r>
      <w:r w:rsidRPr="00B76A31">
        <w:rPr>
          <w:rFonts w:ascii="Arial" w:hAnsi="Arial" w:cs="Arial"/>
          <w:i/>
        </w:rPr>
        <w:t>numerically</w:t>
      </w:r>
      <w:r w:rsidRPr="00B76A31">
        <w:rPr>
          <w:rFonts w:ascii="Arial" w:hAnsi="Arial" w:cs="Arial"/>
        </w:rPr>
        <w:t xml:space="preserve"> generated.  There is </w:t>
      </w:r>
      <w:r w:rsidR="00DD74E8" w:rsidRPr="00B76A31">
        <w:rPr>
          <w:rFonts w:ascii="Arial" w:hAnsi="Arial" w:cs="Arial"/>
        </w:rPr>
        <w:t>no</w:t>
      </w:r>
      <w:r w:rsidR="00DD74E8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>single equation available to calculate them.  They each have three variable parameters, k</w:t>
      </w:r>
      <w:r w:rsidRPr="00B76A31">
        <w:rPr>
          <w:rFonts w:ascii="Arial" w:hAnsi="Arial" w:cs="Arial"/>
          <w:vertAlign w:val="subscript"/>
        </w:rPr>
        <w:t>io</w:t>
      </w:r>
      <w:r w:rsidRPr="00B76A31">
        <w:rPr>
          <w:rFonts w:ascii="Arial" w:hAnsi="Arial" w:cs="Arial"/>
        </w:rPr>
        <w:t xml:space="preserve">, </w:t>
      </w:r>
      <w:r w:rsidRPr="00B76A31">
        <w:rPr>
          <w:rFonts w:ascii="Arial" w:hAnsi="Arial" w:cs="Arial"/>
          <w:b/>
        </w:rPr>
        <w:sym w:font="Symbol" w:char="F072"/>
      </w:r>
      <w:r w:rsidRPr="00B76A31">
        <w:rPr>
          <w:rFonts w:ascii="Arial" w:hAnsi="Arial" w:cs="Arial"/>
        </w:rPr>
        <w:t xml:space="preserve">, and V.  Figure </w:t>
      </w:r>
      <w:r w:rsidR="00A82854">
        <w:rPr>
          <w:rFonts w:ascii="Arial" w:hAnsi="Arial" w:cs="Arial"/>
        </w:rPr>
        <w:t>3</w:t>
      </w:r>
      <w:r w:rsidR="00A82854" w:rsidRPr="00B76A31">
        <w:rPr>
          <w:rFonts w:ascii="Arial" w:hAnsi="Arial" w:cs="Arial"/>
        </w:rPr>
        <w:t xml:space="preserve"> </w:t>
      </w:r>
      <w:r w:rsidRPr="00B76A31">
        <w:rPr>
          <w:rFonts w:ascii="Arial" w:hAnsi="Arial" w:cs="Arial"/>
        </w:rPr>
        <w:t>suggests library SDE decays can be sufficient to describe experimental SDE</w:t>
      </w:r>
      <w:r w:rsidR="00BA59FB">
        <w:rPr>
          <w:rFonts w:ascii="Arial" w:hAnsi="Arial" w:cs="Arial"/>
        </w:rPr>
        <w:t>-CT</w:t>
      </w:r>
      <w:r w:rsidRPr="00B76A31">
        <w:rPr>
          <w:rFonts w:ascii="Arial" w:hAnsi="Arial" w:cs="Arial"/>
        </w:rPr>
        <w:t xml:space="preserve"> data from essentially any biological tissue.  The forward problem seems in hand.  Solving the inverse problem – extracting the best parameters for any voxel experimental SDE decay – is difficult.  Given the relatively smooth [featureless] decay curves, it is possible very similar curves may have quite different parameter sets.  We are most likely facing </w:t>
      </w:r>
      <w:r w:rsidR="00765883" w:rsidRPr="00B76A31">
        <w:rPr>
          <w:rFonts w:ascii="Arial" w:hAnsi="Arial" w:cs="Arial"/>
        </w:rPr>
        <w:t>a</w:t>
      </w:r>
      <w:r w:rsidR="00765883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 xml:space="preserve">clustered parameter space.  </w:t>
      </w:r>
      <w:r w:rsidR="00DD74E8">
        <w:rPr>
          <w:rFonts w:ascii="Arial" w:hAnsi="Arial" w:cs="Arial"/>
        </w:rPr>
        <w:t>The</w:t>
      </w:r>
      <w:r w:rsidR="00DD74E8" w:rsidRPr="00B76A31">
        <w:rPr>
          <w:rFonts w:ascii="Arial" w:hAnsi="Arial" w:cs="Arial"/>
        </w:rPr>
        <w:t xml:space="preserve"> </w:t>
      </w:r>
      <w:r w:rsidRPr="00B76A31">
        <w:rPr>
          <w:rFonts w:ascii="Arial" w:hAnsi="Arial" w:cs="Arial"/>
        </w:rPr>
        <w:t>discrete librar</w:t>
      </w:r>
      <w:r w:rsidR="00DD74E8">
        <w:rPr>
          <w:rFonts w:ascii="Arial" w:hAnsi="Arial" w:cs="Arial"/>
        </w:rPr>
        <w:t>ies</w:t>
      </w:r>
      <w:r w:rsidRPr="00B76A31">
        <w:rPr>
          <w:rFonts w:ascii="Arial" w:hAnsi="Arial" w:cs="Arial"/>
        </w:rPr>
        <w:t xml:space="preserve"> may mitigate the “</w:t>
      </w:r>
      <w:r w:rsidRPr="00B76A31">
        <w:rPr>
          <w:rFonts w:ascii="Arial" w:hAnsi="Arial" w:cs="Arial"/>
          <w:i/>
        </w:rPr>
        <w:t>ill-conditioned</w:t>
      </w:r>
      <w:r w:rsidRPr="00B76A31">
        <w:rPr>
          <w:rFonts w:ascii="Arial" w:hAnsi="Arial" w:cs="Arial"/>
        </w:rPr>
        <w:t xml:space="preserve">” inverse problem.  </w:t>
      </w:r>
      <w:r w:rsidR="00DD74E8" w:rsidRPr="00B76A31">
        <w:rPr>
          <w:rFonts w:ascii="Arial" w:hAnsi="Arial" w:cs="Arial"/>
        </w:rPr>
        <w:t>A</w:t>
      </w:r>
      <w:r w:rsidR="00DD74E8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>“</w:t>
      </w:r>
      <w:r w:rsidRPr="00B76A31">
        <w:rPr>
          <w:rFonts w:ascii="Arial" w:hAnsi="Arial" w:cs="Arial"/>
          <w:i/>
        </w:rPr>
        <w:t>brute force</w:t>
      </w:r>
      <w:r w:rsidRPr="0002779E">
        <w:rPr>
          <w:rFonts w:ascii="Arial" w:hAnsi="Arial" w:cs="Arial"/>
        </w:rPr>
        <w:t xml:space="preserve">” </w:t>
      </w:r>
      <w:r w:rsidR="009941A8" w:rsidRPr="0002779E">
        <w:rPr>
          <w:rFonts w:ascii="Arial" w:hAnsi="Arial" w:cs="Arial"/>
        </w:rPr>
        <w:t>[</w:t>
      </w:r>
      <w:r w:rsidR="009941A8" w:rsidRPr="0002779E">
        <w:rPr>
          <w:rFonts w:ascii="Arial" w:hAnsi="Arial" w:cs="Arial"/>
          <w:i/>
        </w:rPr>
        <w:t>i.e.</w:t>
      </w:r>
      <w:r w:rsidR="009941A8" w:rsidRPr="0002779E">
        <w:rPr>
          <w:rFonts w:ascii="Arial" w:hAnsi="Arial" w:cs="Arial"/>
        </w:rPr>
        <w:t xml:space="preserve">, non-iterative] </w:t>
      </w:r>
      <w:r w:rsidRPr="0002779E">
        <w:rPr>
          <w:rFonts w:ascii="Arial" w:hAnsi="Arial" w:cs="Arial"/>
        </w:rPr>
        <w:t>approach – direct least squares comparison of each voxel decay with all library entries in a grid search (</w:t>
      </w:r>
      <w:r w:rsidR="00585A69" w:rsidRPr="0002779E">
        <w:rPr>
          <w:rFonts w:ascii="Arial" w:hAnsi="Arial" w:cs="Arial"/>
        </w:rPr>
        <w:t>36</w:t>
      </w:r>
      <w:r w:rsidRPr="0002779E">
        <w:rPr>
          <w:rFonts w:ascii="Arial" w:hAnsi="Arial" w:cs="Arial"/>
        </w:rPr>
        <w:t>) –</w:t>
      </w:r>
      <w:r w:rsidR="005504D4" w:rsidRPr="0002779E">
        <w:rPr>
          <w:rFonts w:ascii="Arial" w:hAnsi="Arial" w:cs="Arial"/>
        </w:rPr>
        <w:t xml:space="preserve"> </w:t>
      </w:r>
      <w:r w:rsidRPr="0002779E">
        <w:rPr>
          <w:rFonts w:ascii="Arial" w:hAnsi="Arial" w:cs="Arial"/>
        </w:rPr>
        <w:t>avoids the specific pitfalls of local</w:t>
      </w:r>
      <w:r w:rsidR="00585A69" w:rsidRPr="0002779E">
        <w:rPr>
          <w:rFonts w:ascii="Arial" w:hAnsi="Arial" w:cs="Arial"/>
        </w:rPr>
        <w:t xml:space="preserve"> error surface (89)</w:t>
      </w:r>
      <w:r w:rsidRPr="0002779E">
        <w:rPr>
          <w:rFonts w:ascii="Arial" w:hAnsi="Arial" w:cs="Arial"/>
        </w:rPr>
        <w:t xml:space="preserve"> minima </w:t>
      </w:r>
      <w:r w:rsidR="0026478A" w:rsidRPr="0002779E">
        <w:rPr>
          <w:rFonts w:ascii="Arial" w:hAnsi="Arial" w:cs="Arial"/>
        </w:rPr>
        <w:t>to </w:t>
      </w:r>
      <w:r w:rsidRPr="0002779E">
        <w:rPr>
          <w:rFonts w:ascii="Arial" w:hAnsi="Arial" w:cs="Arial"/>
        </w:rPr>
        <w:t>which gradient descent solvers are prone.</w:t>
      </w:r>
      <w:r w:rsidR="00AD2002" w:rsidRPr="0002779E">
        <w:rPr>
          <w:rFonts w:ascii="Arial" w:hAnsi="Arial" w:cs="Arial"/>
        </w:rPr>
        <w:t xml:space="preserve">  The </w:t>
      </w:r>
      <w:r w:rsidR="00C907E8" w:rsidRPr="0002779E">
        <w:rPr>
          <w:rFonts w:ascii="Arial" w:hAnsi="Arial" w:cs="Arial"/>
        </w:rPr>
        <w:t xml:space="preserve">global </w:t>
      </w:r>
      <w:r w:rsidR="00AD2002" w:rsidRPr="0002779E">
        <w:rPr>
          <w:rFonts w:ascii="Arial" w:hAnsi="Arial" w:cs="Arial"/>
        </w:rPr>
        <w:t>minimum can still be broad</w:t>
      </w:r>
      <w:r w:rsidR="00C907E8" w:rsidRPr="0002779E">
        <w:rPr>
          <w:rFonts w:ascii="Arial" w:hAnsi="Arial" w:cs="Arial"/>
        </w:rPr>
        <w:t xml:space="preserve"> [</w:t>
      </w:r>
      <w:r w:rsidR="004A1E8F" w:rsidRPr="0002779E">
        <w:rPr>
          <w:rFonts w:ascii="Arial" w:hAnsi="Arial" w:cs="Arial"/>
        </w:rPr>
        <w:t xml:space="preserve">reflected </w:t>
      </w:r>
      <w:r w:rsidR="00C907E8" w:rsidRPr="0002779E">
        <w:rPr>
          <w:rFonts w:ascii="Arial" w:hAnsi="Arial" w:cs="Arial"/>
        </w:rPr>
        <w:t>in Fig</w:t>
      </w:r>
      <w:r w:rsidR="0026478A" w:rsidRPr="0002779E">
        <w:rPr>
          <w:rFonts w:ascii="Arial" w:hAnsi="Arial" w:cs="Arial"/>
        </w:rPr>
        <w:t>. </w:t>
      </w:r>
      <w:r w:rsidR="00C907E8" w:rsidRPr="0002779E">
        <w:rPr>
          <w:rFonts w:ascii="Arial" w:hAnsi="Arial" w:cs="Arial"/>
        </w:rPr>
        <w:t>5c</w:t>
      </w:r>
      <w:r w:rsidR="00A24260" w:rsidRPr="0002779E">
        <w:rPr>
          <w:rFonts w:ascii="Arial" w:hAnsi="Arial" w:cs="Arial"/>
        </w:rPr>
        <w:t xml:space="preserve"> and Table 2</w:t>
      </w:r>
      <w:r w:rsidR="00C907E8" w:rsidRPr="0002779E">
        <w:rPr>
          <w:rFonts w:ascii="Arial" w:hAnsi="Arial" w:cs="Arial"/>
        </w:rPr>
        <w:t>]</w:t>
      </w:r>
      <w:r w:rsidR="00AD2002" w:rsidRPr="0002779E">
        <w:rPr>
          <w:rFonts w:ascii="Arial" w:hAnsi="Arial" w:cs="Arial"/>
        </w:rPr>
        <w:t>.</w:t>
      </w:r>
      <w:r w:rsidRPr="0002779E">
        <w:rPr>
          <w:rFonts w:ascii="Arial" w:hAnsi="Arial" w:cs="Arial"/>
        </w:rPr>
        <w:t xml:space="preserve">  This method was used for the human brain </w:t>
      </w:r>
      <w:r w:rsidR="0026478A" w:rsidRPr="0002779E">
        <w:rPr>
          <w:rFonts w:ascii="Arial" w:hAnsi="Arial" w:cs="Arial"/>
        </w:rPr>
        <w:t>MADI</w:t>
      </w:r>
      <w:r w:rsidRPr="0002779E">
        <w:rPr>
          <w:rFonts w:ascii="Arial" w:hAnsi="Arial" w:cs="Arial"/>
        </w:rPr>
        <w:t xml:space="preserve"> mapping </w:t>
      </w:r>
      <w:r w:rsidR="00AD2002" w:rsidRPr="0002779E">
        <w:rPr>
          <w:rFonts w:ascii="Arial" w:hAnsi="Arial" w:cs="Arial"/>
        </w:rPr>
        <w:t>in </w:t>
      </w:r>
      <w:r w:rsidRPr="0002779E">
        <w:rPr>
          <w:rFonts w:ascii="Arial" w:hAnsi="Arial" w:cs="Arial"/>
        </w:rPr>
        <w:t>Figure</w:t>
      </w:r>
      <w:r w:rsidR="0026478A" w:rsidRPr="0002779E">
        <w:rPr>
          <w:rFonts w:ascii="Arial" w:hAnsi="Arial" w:cs="Arial"/>
        </w:rPr>
        <w:t>s</w:t>
      </w:r>
      <w:r w:rsidRPr="0002779E">
        <w:rPr>
          <w:rFonts w:ascii="Arial" w:hAnsi="Arial" w:cs="Arial"/>
        </w:rPr>
        <w:t xml:space="preserve"> </w:t>
      </w:r>
      <w:r w:rsidR="00A82854" w:rsidRPr="0002779E">
        <w:rPr>
          <w:rFonts w:ascii="Arial" w:hAnsi="Arial" w:cs="Arial"/>
        </w:rPr>
        <w:t>4</w:t>
      </w:r>
      <w:r w:rsidR="0026478A" w:rsidRPr="0002779E">
        <w:rPr>
          <w:rFonts w:ascii="Arial" w:hAnsi="Arial" w:cs="Arial"/>
        </w:rPr>
        <w:t xml:space="preserve"> and 6, and is now discussed in detail </w:t>
      </w:r>
      <w:r w:rsidR="001801E0" w:rsidRPr="0002779E">
        <w:rPr>
          <w:rFonts w:ascii="Arial" w:hAnsi="Arial" w:cs="Arial"/>
        </w:rPr>
        <w:t>in</w:t>
      </w:r>
      <w:r w:rsidR="001801E0">
        <w:rPr>
          <w:rFonts w:ascii="Arial" w:hAnsi="Arial" w:cs="Arial"/>
        </w:rPr>
        <w:t> </w:t>
      </w:r>
      <w:r w:rsidR="0026478A" w:rsidRPr="0002779E">
        <w:rPr>
          <w:rFonts w:ascii="Arial" w:hAnsi="Arial" w:cs="Arial"/>
        </w:rPr>
        <w:t>the Results section</w:t>
      </w:r>
      <w:r w:rsidRPr="0002779E">
        <w:rPr>
          <w:rFonts w:ascii="Arial" w:hAnsi="Arial" w:cs="Arial"/>
        </w:rPr>
        <w:t xml:space="preserve">.  </w:t>
      </w:r>
    </w:p>
    <w:p w:rsidR="00B76A31" w:rsidRPr="00B76A31" w:rsidRDefault="00B76A31" w:rsidP="00A22B6B">
      <w:pPr>
        <w:spacing w:line="360" w:lineRule="auto"/>
        <w:ind w:firstLine="634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 xml:space="preserve">Though there are </w:t>
      </w:r>
      <w:r w:rsidRPr="00B76A31">
        <w:rPr>
          <w:rFonts w:ascii="Arial" w:hAnsi="Arial" w:cs="Arial"/>
          <w:i/>
        </w:rPr>
        <w:t>analytical</w:t>
      </w:r>
      <w:r w:rsidRPr="00B76A31">
        <w:rPr>
          <w:rFonts w:ascii="Arial" w:hAnsi="Arial" w:cs="Arial"/>
        </w:rPr>
        <w:t xml:space="preserve"> [</w:t>
      </w:r>
      <w:r w:rsidRPr="00B76A31">
        <w:rPr>
          <w:rFonts w:ascii="Arial" w:hAnsi="Arial" w:cs="Arial"/>
          <w:i/>
        </w:rPr>
        <w:t>i.e.</w:t>
      </w:r>
      <w:r w:rsidRPr="00B76A31">
        <w:rPr>
          <w:rFonts w:ascii="Arial" w:hAnsi="Arial" w:cs="Arial"/>
        </w:rPr>
        <w:t xml:space="preserve">, equation-based] methods for fitting experimental SDE decays, these are all </w:t>
      </w:r>
      <w:r w:rsidRPr="00B76A31">
        <w:rPr>
          <w:rFonts w:ascii="Arial" w:hAnsi="Arial" w:cs="Arial"/>
          <w:i/>
        </w:rPr>
        <w:t>empirical</w:t>
      </w:r>
      <w:r w:rsidRPr="00B76A31">
        <w:rPr>
          <w:rFonts w:ascii="Arial" w:hAnsi="Arial" w:cs="Arial"/>
        </w:rPr>
        <w:t xml:space="preserve">: the parameters cannot be assigned as actual physical properties that might be independently assayed.  Furthermore, one or two parameter expressions are insufficient.  Gaussian diffusion can be characterized with </w:t>
      </w:r>
      <w:r w:rsidRPr="00B76A31">
        <w:rPr>
          <w:rFonts w:ascii="Arial" w:hAnsi="Arial" w:cs="Arial"/>
          <w:u w:val="single"/>
        </w:rPr>
        <w:t>one parameter</w:t>
      </w:r>
      <w:r w:rsidRPr="00B76A31">
        <w:rPr>
          <w:rFonts w:ascii="Arial" w:hAnsi="Arial" w:cs="Arial"/>
        </w:rPr>
        <w:t>, the apparent diffusion coefficient [ADC], in the equation: ln[S(b)/S</w:t>
      </w:r>
      <w:r w:rsidRPr="00B76A31">
        <w:rPr>
          <w:rFonts w:ascii="Arial" w:hAnsi="Arial" w:cs="Arial"/>
          <w:vertAlign w:val="subscript"/>
        </w:rPr>
        <w:t>0</w:t>
      </w:r>
      <w:r w:rsidRPr="00B76A31">
        <w:rPr>
          <w:rFonts w:ascii="Arial" w:hAnsi="Arial" w:cs="Arial"/>
        </w:rPr>
        <w:t>] = e</w:t>
      </w:r>
      <w:r w:rsidR="00C712F0">
        <w:rPr>
          <w:rFonts w:ascii="Arial" w:hAnsi="Arial" w:cs="Arial"/>
          <w:vertAlign w:val="superscript"/>
        </w:rPr>
        <w:noBreakHyphen/>
      </w:r>
      <w:r w:rsidRPr="00B76A31">
        <w:rPr>
          <w:rFonts w:ascii="Arial" w:hAnsi="Arial" w:cs="Arial"/>
          <w:vertAlign w:val="superscript"/>
        </w:rPr>
        <w:t>b(ADC)</w:t>
      </w:r>
      <w:r w:rsidRPr="00B76A31">
        <w:rPr>
          <w:rFonts w:ascii="Arial" w:hAnsi="Arial" w:cs="Arial"/>
        </w:rPr>
        <w:t xml:space="preserve">.  However, Gaussian behavior does not obtain for almost any tissue [Fig. </w:t>
      </w:r>
      <w:r w:rsidR="00A82854">
        <w:rPr>
          <w:rFonts w:ascii="Arial" w:hAnsi="Arial" w:cs="Arial"/>
        </w:rPr>
        <w:t>3</w:t>
      </w:r>
      <w:r w:rsidRPr="00B76A31">
        <w:rPr>
          <w:rFonts w:ascii="Arial" w:hAnsi="Arial" w:cs="Arial"/>
        </w:rPr>
        <w:t>].  The diffusion kurtosis expressions, Eqs. [</w:t>
      </w:r>
      <w:r w:rsidR="00C712F0">
        <w:rPr>
          <w:rFonts w:ascii="Arial" w:hAnsi="Arial" w:cs="Arial"/>
        </w:rPr>
        <w:t>2</w:t>
      </w:r>
      <w:r w:rsidRPr="00B76A31">
        <w:rPr>
          <w:rFonts w:ascii="Arial" w:hAnsi="Arial" w:cs="Arial"/>
        </w:rPr>
        <w:t>] and [</w:t>
      </w:r>
      <w:r w:rsidR="00C712F0">
        <w:rPr>
          <w:rFonts w:ascii="Arial" w:hAnsi="Arial" w:cs="Arial"/>
        </w:rPr>
        <w:t>3</w:t>
      </w:r>
      <w:r w:rsidRPr="00B76A31">
        <w:rPr>
          <w:rFonts w:ascii="Arial" w:hAnsi="Arial" w:cs="Arial"/>
        </w:rPr>
        <w:t xml:space="preserve">], have </w:t>
      </w:r>
      <w:r w:rsidRPr="00B76A31">
        <w:rPr>
          <w:rFonts w:ascii="Arial" w:hAnsi="Arial" w:cs="Arial"/>
          <w:u w:val="single"/>
        </w:rPr>
        <w:t>two parameters</w:t>
      </w:r>
      <w:r w:rsidRPr="00B76A31">
        <w:rPr>
          <w:rFonts w:ascii="Arial" w:hAnsi="Arial" w:cs="Arial"/>
        </w:rPr>
        <w:t>; D</w:t>
      </w:r>
      <w:r w:rsidRPr="00B76A31">
        <w:rPr>
          <w:rFonts w:ascii="Arial" w:hAnsi="Arial" w:cs="Arial"/>
          <w:vertAlign w:val="subscript"/>
        </w:rPr>
        <w:t>ap</w:t>
      </w:r>
      <w:r w:rsidRPr="00B76A31">
        <w:rPr>
          <w:rFonts w:ascii="Arial" w:hAnsi="Arial" w:cs="Arial"/>
        </w:rPr>
        <w:t xml:space="preserve"> and K</w:t>
      </w:r>
      <w:r w:rsidRPr="00B76A31">
        <w:rPr>
          <w:rFonts w:ascii="Arial" w:hAnsi="Arial" w:cs="Arial"/>
          <w:vertAlign w:val="subscript"/>
        </w:rPr>
        <w:t>ap</w:t>
      </w:r>
      <w:r w:rsidRPr="00B76A31">
        <w:rPr>
          <w:rFonts w:ascii="Arial" w:hAnsi="Arial" w:cs="Arial"/>
        </w:rPr>
        <w:t xml:space="preserve">.  However, as we indicate in the text, these also are insufficient for many tissue decays.  </w:t>
      </w:r>
    </w:p>
    <w:p w:rsidR="00B76A31" w:rsidRPr="00B76A31" w:rsidRDefault="00B76A31" w:rsidP="00A22B6B">
      <w:pPr>
        <w:spacing w:line="360" w:lineRule="auto"/>
        <w:ind w:firstLine="720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 xml:space="preserve">There have been </w:t>
      </w:r>
      <w:r w:rsidRPr="0002779E">
        <w:rPr>
          <w:rFonts w:ascii="Arial" w:hAnsi="Arial" w:cs="Arial"/>
        </w:rPr>
        <w:t xml:space="preserve">many demonstrations that </w:t>
      </w:r>
      <w:r w:rsidRPr="0002779E">
        <w:rPr>
          <w:rFonts w:ascii="Arial" w:hAnsi="Arial" w:cs="Arial"/>
          <w:u w:val="single"/>
        </w:rPr>
        <w:t>three parameter</w:t>
      </w:r>
      <w:r w:rsidRPr="0002779E">
        <w:rPr>
          <w:rFonts w:ascii="Arial" w:hAnsi="Arial" w:cs="Arial"/>
        </w:rPr>
        <w:t xml:space="preserve"> empirical expressions are sufficient to describe experimental SDE decays (</w:t>
      </w:r>
      <w:r w:rsidR="00140AB8" w:rsidRPr="0002779E">
        <w:rPr>
          <w:rFonts w:ascii="Arial" w:hAnsi="Arial" w:cs="Arial"/>
        </w:rPr>
        <w:t>87</w:t>
      </w:r>
      <w:r w:rsidRPr="0002779E">
        <w:rPr>
          <w:rFonts w:ascii="Arial" w:hAnsi="Arial" w:cs="Arial"/>
        </w:rPr>
        <w:t xml:space="preserve">).  </w:t>
      </w:r>
      <w:r w:rsidRPr="00B76A31">
        <w:rPr>
          <w:rFonts w:ascii="Arial" w:hAnsi="Arial" w:cs="Arial"/>
        </w:rPr>
        <w:t>Perhaps the most popular is the general bi</w:t>
      </w:r>
      <w:r w:rsidRPr="00B76A31">
        <w:rPr>
          <w:rFonts w:ascii="Arial" w:hAnsi="Arial" w:cs="Arial"/>
        </w:rPr>
        <w:noBreakHyphen/>
        <w:t xml:space="preserve">exponential </w:t>
      </w:r>
      <w:r w:rsidR="00E21B70" w:rsidRPr="00B76A31">
        <w:rPr>
          <w:rFonts w:ascii="Arial" w:hAnsi="Arial" w:cs="Arial"/>
          <w:b/>
        </w:rPr>
        <w:t>Equation</w:t>
      </w:r>
      <w:r w:rsidR="00E21B70">
        <w:rPr>
          <w:rFonts w:ascii="Arial" w:hAnsi="Arial" w:cs="Arial"/>
          <w:b/>
        </w:rPr>
        <w:t> </w:t>
      </w:r>
      <w:r w:rsidRPr="00B76A31">
        <w:rPr>
          <w:rFonts w:ascii="Arial" w:hAnsi="Arial" w:cs="Arial"/>
          <w:b/>
        </w:rPr>
        <w:t>[</w:t>
      </w:r>
      <w:r w:rsidR="00C712F0">
        <w:rPr>
          <w:rFonts w:ascii="Arial" w:hAnsi="Arial" w:cs="Arial"/>
          <w:b/>
        </w:rPr>
        <w:t>S1</w:t>
      </w:r>
      <w:r w:rsidRPr="00B76A31">
        <w:rPr>
          <w:rFonts w:ascii="Arial" w:hAnsi="Arial" w:cs="Arial"/>
          <w:b/>
        </w:rPr>
        <w:t>]</w:t>
      </w:r>
      <w:r w:rsidRPr="00B76A31">
        <w:rPr>
          <w:rFonts w:ascii="Arial" w:hAnsi="Arial" w:cs="Arial"/>
        </w:rPr>
        <w:t>, where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 xml:space="preserve"> is the mole fraction [“population”] of molecules </w:t>
      </w:r>
      <w:r w:rsidR="00C712F0" w:rsidRPr="00B76A31">
        <w:rPr>
          <w:rFonts w:ascii="Arial" w:hAnsi="Arial" w:cs="Arial"/>
        </w:rPr>
        <w:t>exhibiting diffusion</w:t>
      </w:r>
      <w:r w:rsidR="00C712F0">
        <w:rPr>
          <w:rFonts w:ascii="Arial" w:hAnsi="Arial" w:cs="Arial"/>
        </w:rPr>
        <w:t xml:space="preserve"> </w:t>
      </w:r>
      <w:r w:rsidR="0022262A" w:rsidRPr="00B76A31">
        <w:rPr>
          <w:rFonts w:ascii="Arial" w:hAnsi="Arial" w:cs="Arial"/>
        </w:rPr>
        <w:t>coefficient D</w:t>
      </w:r>
      <w:r w:rsidR="0022262A" w:rsidRPr="00B76A31">
        <w:rPr>
          <w:rFonts w:ascii="Arial" w:hAnsi="Arial" w:cs="Arial"/>
          <w:vertAlign w:val="subscript"/>
        </w:rPr>
        <w:t>A</w:t>
      </w:r>
      <w:r w:rsidR="0022262A" w:rsidRPr="00B76A31">
        <w:rPr>
          <w:rFonts w:ascii="Arial" w:hAnsi="Arial" w:cs="Arial"/>
        </w:rPr>
        <w:t>,</w:t>
      </w:r>
      <w:r w:rsidR="0022262A">
        <w:rPr>
          <w:rFonts w:ascii="Arial" w:hAnsi="Arial" w:cs="Arial"/>
        </w:rPr>
        <w:t xml:space="preserve"> </w:t>
      </w:r>
    </w:p>
    <w:p w:rsidR="00B76A31" w:rsidRPr="00B76A31" w:rsidRDefault="00B76A31" w:rsidP="00A22B6B">
      <w:pPr>
        <w:spacing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ab/>
      </w:r>
      <w:r w:rsidRPr="00B76A31">
        <w:rPr>
          <w:rFonts w:ascii="Arial" w:hAnsi="Arial" w:cs="Arial"/>
        </w:rPr>
        <w:tab/>
      </w:r>
      <w:r w:rsidRPr="00B76A31">
        <w:rPr>
          <w:rFonts w:ascii="Arial" w:hAnsi="Arial" w:cs="Arial"/>
        </w:rPr>
        <w:tab/>
      </w:r>
      <w:r w:rsidRPr="00B76A31">
        <w:rPr>
          <w:rFonts w:ascii="Arial" w:hAnsi="Arial" w:cs="Arial"/>
        </w:rPr>
        <w:tab/>
      </w:r>
      <m:oMath>
        <m:f>
          <m:fPr>
            <m:type m:val="skw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S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b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</m:den>
        </m:f>
        <m:r>
          <w:rPr>
            <w:rFonts w:ascii="Cambria Math" w:hAnsi="Cambria Math" w:cs="Arial"/>
          </w:rPr>
          <m:t xml:space="preserve"> =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-b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D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sup>
        </m:sSup>
        <m:r>
          <w:rPr>
            <w:rFonts w:ascii="Cambria Math" w:hAnsi="Cambria Math" w:cs="Arial"/>
          </w:rPr>
          <m:t xml:space="preserve">+ 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 xml:space="preserve">1- 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e>
        </m:d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-b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D</m:t>
                </m:r>
              </m:e>
              <m:sub>
                <m:r>
                  <w:rPr>
                    <w:rFonts w:ascii="Cambria Math" w:hAnsi="Cambria Math" w:cs="Arial"/>
                  </w:rPr>
                  <m:t>B</m:t>
                </m:r>
              </m:sub>
            </m:sSub>
          </m:sup>
        </m:sSup>
        <m:r>
          <w:rPr>
            <w:rFonts w:ascii="Cambria Math" w:hAnsi="Cambria Math" w:cs="Arial"/>
          </w:rPr>
          <m:t xml:space="preserve"> </m:t>
        </m:r>
      </m:oMath>
      <w:r w:rsidRPr="00B76A31">
        <w:rPr>
          <w:rFonts w:ascii="Arial" w:hAnsi="Arial" w:cs="Arial"/>
        </w:rPr>
        <w:tab/>
      </w:r>
      <w:r w:rsidR="00C54160">
        <w:rPr>
          <w:rFonts w:ascii="Arial" w:hAnsi="Arial" w:cs="Arial"/>
        </w:rPr>
        <w:tab/>
      </w:r>
      <w:r w:rsidR="00C54160">
        <w:rPr>
          <w:rFonts w:ascii="Arial" w:hAnsi="Arial" w:cs="Arial"/>
        </w:rPr>
        <w:tab/>
      </w:r>
      <w:r w:rsidRPr="00B76A31">
        <w:rPr>
          <w:rFonts w:ascii="Arial" w:hAnsi="Arial" w:cs="Arial"/>
        </w:rPr>
        <w:tab/>
        <w:t>[</w:t>
      </w:r>
      <w:r w:rsidR="00C712F0">
        <w:rPr>
          <w:rFonts w:ascii="Arial" w:hAnsi="Arial" w:cs="Arial"/>
        </w:rPr>
        <w:t>S1</w:t>
      </w:r>
      <w:r w:rsidRPr="00B76A31">
        <w:rPr>
          <w:rFonts w:ascii="Arial" w:hAnsi="Arial" w:cs="Arial"/>
        </w:rPr>
        <w:t>]</w:t>
      </w:r>
    </w:p>
    <w:p w:rsidR="00B76A31" w:rsidRPr="00B76A31" w:rsidRDefault="00B76A31" w:rsidP="00A22B6B">
      <w:pPr>
        <w:spacing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>and all other molecules exhibit D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>.  This expression has three variable parameters: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 D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 and D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>, which are assumed constant [p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 xml:space="preserve"> = 1 –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].  It implicitly assumes there is no molecular exchange between the populations [</w:t>
      </w:r>
      <w:r w:rsidRPr="00B76A31">
        <w:rPr>
          <w:rFonts w:ascii="Arial" w:hAnsi="Arial" w:cs="Arial"/>
          <w:i/>
        </w:rPr>
        <w:t>i.e.</w:t>
      </w:r>
      <w:r w:rsidRPr="00B76A31">
        <w:rPr>
          <w:rFonts w:ascii="Arial" w:hAnsi="Arial" w:cs="Arial"/>
        </w:rPr>
        <w:t>, k</w:t>
      </w:r>
      <w:r w:rsidRPr="00B76A31">
        <w:rPr>
          <w:rFonts w:ascii="Arial" w:hAnsi="Arial" w:cs="Arial"/>
          <w:vertAlign w:val="subscript"/>
        </w:rPr>
        <w:t>AB</w:t>
      </w:r>
      <w:r w:rsidRPr="00B76A31">
        <w:rPr>
          <w:rFonts w:ascii="Arial" w:hAnsi="Arial" w:cs="Arial"/>
        </w:rPr>
        <w:t xml:space="preserve"> = 0], which is almost never the case.  More importantly however, every realistic tissue diffusion goes through an essentially infinite number of </w:t>
      </w:r>
      <w:r w:rsidRPr="0002779E">
        <w:rPr>
          <w:rFonts w:ascii="Arial" w:hAnsi="Arial" w:cs="Arial"/>
        </w:rPr>
        <w:t xml:space="preserve">D values </w:t>
      </w:r>
      <w:r w:rsidR="00C712F0" w:rsidRPr="0002779E">
        <w:rPr>
          <w:rFonts w:ascii="Arial" w:hAnsi="Arial" w:cs="Arial"/>
        </w:rPr>
        <w:t>(</w:t>
      </w:r>
      <w:r w:rsidR="00B17B3D" w:rsidRPr="0002779E">
        <w:rPr>
          <w:rFonts w:ascii="Arial" w:hAnsi="Arial" w:cs="Arial"/>
        </w:rPr>
        <w:t>13</w:t>
      </w:r>
      <w:r w:rsidR="00C712F0" w:rsidRPr="0002779E">
        <w:rPr>
          <w:rFonts w:ascii="Arial" w:hAnsi="Arial" w:cs="Arial"/>
        </w:rPr>
        <w:t>)</w:t>
      </w:r>
      <w:r w:rsidRPr="0002779E">
        <w:rPr>
          <w:rFonts w:ascii="Arial" w:hAnsi="Arial" w:cs="Arial"/>
        </w:rPr>
        <w:t xml:space="preserve">.  </w:t>
      </w:r>
      <w:r w:rsidR="00DD74E8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>significant hazards of inappropriate empirical bi</w:t>
      </w:r>
      <w:r w:rsidR="00C11B97">
        <w:rPr>
          <w:rFonts w:ascii="Arial" w:hAnsi="Arial" w:cs="Arial"/>
        </w:rPr>
        <w:noBreakHyphen/>
      </w:r>
      <w:r w:rsidRPr="0002779E">
        <w:rPr>
          <w:rFonts w:ascii="Arial" w:hAnsi="Arial" w:cs="Arial"/>
        </w:rPr>
        <w:t>exponential interpretations are quite perilous (</w:t>
      </w:r>
      <w:r w:rsidR="00436B10" w:rsidRPr="0002779E">
        <w:rPr>
          <w:rFonts w:ascii="Arial" w:hAnsi="Arial" w:cs="Arial"/>
        </w:rPr>
        <w:t>90</w:t>
      </w:r>
      <w:r w:rsidRPr="0002779E">
        <w:rPr>
          <w:rFonts w:ascii="Arial" w:hAnsi="Arial" w:cs="Arial"/>
        </w:rPr>
        <w:t>).  Attempts to assign physical quantities to p</w:t>
      </w:r>
      <w:r w:rsidRPr="0002779E">
        <w:rPr>
          <w:rFonts w:ascii="Arial" w:hAnsi="Arial" w:cs="Arial"/>
          <w:vertAlign w:val="subscript"/>
        </w:rPr>
        <w:t>A</w:t>
      </w:r>
      <w:r w:rsidRPr="0002779E">
        <w:rPr>
          <w:rFonts w:ascii="Arial" w:hAnsi="Arial" w:cs="Arial"/>
        </w:rPr>
        <w:t>, D</w:t>
      </w:r>
      <w:r w:rsidRPr="0002779E">
        <w:rPr>
          <w:rFonts w:ascii="Arial" w:hAnsi="Arial" w:cs="Arial"/>
          <w:vertAlign w:val="subscript"/>
        </w:rPr>
        <w:t>A</w:t>
      </w:r>
      <w:r w:rsidRPr="0002779E">
        <w:rPr>
          <w:rFonts w:ascii="Arial" w:hAnsi="Arial" w:cs="Arial"/>
        </w:rPr>
        <w:t>, and D</w:t>
      </w:r>
      <w:r w:rsidRPr="0002779E">
        <w:rPr>
          <w:rFonts w:ascii="Arial" w:hAnsi="Arial" w:cs="Arial"/>
          <w:vertAlign w:val="subscript"/>
        </w:rPr>
        <w:t>B</w:t>
      </w:r>
      <w:r w:rsidRPr="0002779E">
        <w:rPr>
          <w:rFonts w:ascii="Arial" w:hAnsi="Arial" w:cs="Arial"/>
        </w:rPr>
        <w:t xml:space="preserve"> </w:t>
      </w:r>
      <w:r w:rsidR="00BA59FB" w:rsidRPr="0002779E">
        <w:rPr>
          <w:rFonts w:ascii="Arial" w:hAnsi="Arial" w:cs="Arial"/>
        </w:rPr>
        <w:t xml:space="preserve">can </w:t>
      </w:r>
      <w:r w:rsidRPr="0002779E">
        <w:rPr>
          <w:rFonts w:ascii="Arial" w:hAnsi="Arial" w:cs="Arial"/>
        </w:rPr>
        <w:t>lead to very serious errors (</w:t>
      </w:r>
      <w:r w:rsidR="009B1FF3" w:rsidRPr="0002779E">
        <w:rPr>
          <w:rFonts w:ascii="Arial" w:hAnsi="Arial" w:cs="Arial"/>
        </w:rPr>
        <w:t>8,</w:t>
      </w:r>
      <w:r w:rsidR="00436B10" w:rsidRPr="0002779E">
        <w:rPr>
          <w:rFonts w:ascii="Arial" w:hAnsi="Arial" w:cs="Arial"/>
        </w:rPr>
        <w:t>80</w:t>
      </w:r>
      <w:r w:rsidR="0026478A" w:rsidRPr="0002779E">
        <w:rPr>
          <w:rFonts w:ascii="Arial" w:hAnsi="Arial" w:cs="Arial"/>
        </w:rPr>
        <w:t>,90</w:t>
      </w:r>
      <w:r w:rsidRPr="0002779E">
        <w:rPr>
          <w:rFonts w:ascii="Arial" w:hAnsi="Arial" w:cs="Arial"/>
        </w:rPr>
        <w:t xml:space="preserve">).  These are </w:t>
      </w:r>
      <w:r w:rsidRPr="0002779E">
        <w:rPr>
          <w:rFonts w:ascii="Arial" w:hAnsi="Arial" w:cs="Arial"/>
          <w:i/>
        </w:rPr>
        <w:t>empirical</w:t>
      </w:r>
      <w:r w:rsidRPr="0002779E">
        <w:rPr>
          <w:rFonts w:ascii="Arial" w:hAnsi="Arial" w:cs="Arial"/>
        </w:rPr>
        <w:t xml:space="preserve"> </w:t>
      </w:r>
      <w:r w:rsidRPr="00B76A31">
        <w:rPr>
          <w:rFonts w:ascii="Arial" w:hAnsi="Arial" w:cs="Arial"/>
        </w:rPr>
        <w:t xml:space="preserve">parameters.  </w:t>
      </w:r>
    </w:p>
    <w:p w:rsidR="00B76A31" w:rsidRDefault="00B76A31" w:rsidP="00A22B6B">
      <w:pPr>
        <w:spacing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lastRenderedPageBreak/>
        <w:tab/>
        <w:t>Every SDE</w:t>
      </w:r>
      <w:r w:rsidR="008D36B5">
        <w:rPr>
          <w:rFonts w:ascii="Arial" w:hAnsi="Arial" w:cs="Arial"/>
        </w:rPr>
        <w:t>-CT</w:t>
      </w:r>
      <w:r w:rsidRPr="00B76A31">
        <w:rPr>
          <w:rFonts w:ascii="Arial" w:hAnsi="Arial" w:cs="Arial"/>
        </w:rPr>
        <w:t xml:space="preserve"> library entry is labeled with its set of three physical parameters: k</w:t>
      </w:r>
      <w:r w:rsidRPr="00B76A31">
        <w:rPr>
          <w:rFonts w:ascii="Arial" w:hAnsi="Arial" w:cs="Arial"/>
          <w:vertAlign w:val="subscript"/>
        </w:rPr>
        <w:t>io</w:t>
      </w:r>
      <w:r w:rsidRPr="00B76A31">
        <w:rPr>
          <w:rFonts w:ascii="Arial" w:hAnsi="Arial" w:cs="Arial"/>
        </w:rPr>
        <w:t xml:space="preserve">, </w:t>
      </w:r>
      <w:r w:rsidRPr="00B76A31">
        <w:rPr>
          <w:rFonts w:ascii="Arial" w:hAnsi="Arial" w:cs="Arial"/>
          <w:b/>
        </w:rPr>
        <w:sym w:font="Symbol" w:char="F072"/>
      </w:r>
      <w:r w:rsidRPr="00B76A31">
        <w:rPr>
          <w:rFonts w:ascii="Arial" w:hAnsi="Arial" w:cs="Arial"/>
        </w:rPr>
        <w:t>, and V.  However, each of these decays could be fitted very well with Eq. [</w:t>
      </w:r>
      <w:r w:rsidR="00C712F0">
        <w:rPr>
          <w:rFonts w:ascii="Arial" w:hAnsi="Arial" w:cs="Arial"/>
        </w:rPr>
        <w:t>S1</w:t>
      </w:r>
      <w:r w:rsidRPr="00B76A31">
        <w:rPr>
          <w:rFonts w:ascii="Arial" w:hAnsi="Arial" w:cs="Arial"/>
        </w:rPr>
        <w:t>] and thus also labeled with its set of three empirical parameters: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 D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 and D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>.  Voxel experimental decays could be also fitted with Eq. [</w:t>
      </w:r>
      <w:r w:rsidR="00C712F0">
        <w:rPr>
          <w:rFonts w:ascii="Arial" w:hAnsi="Arial" w:cs="Arial"/>
        </w:rPr>
        <w:t>S1</w:t>
      </w:r>
      <w:r w:rsidRPr="00B76A31">
        <w:rPr>
          <w:rFonts w:ascii="Arial" w:hAnsi="Arial" w:cs="Arial"/>
        </w:rPr>
        <w:t>].  The experimental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D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,D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 xml:space="preserve"> parameter set could be matched with the best library p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,D</w:t>
      </w:r>
      <w:r w:rsidRPr="00B76A31">
        <w:rPr>
          <w:rFonts w:ascii="Arial" w:hAnsi="Arial" w:cs="Arial"/>
          <w:vertAlign w:val="subscript"/>
        </w:rPr>
        <w:t>A</w:t>
      </w:r>
      <w:r w:rsidRPr="00B76A31">
        <w:rPr>
          <w:rFonts w:ascii="Arial" w:hAnsi="Arial" w:cs="Arial"/>
        </w:rPr>
        <w:t>,D</w:t>
      </w:r>
      <w:r w:rsidRPr="00B76A31">
        <w:rPr>
          <w:rFonts w:ascii="Arial" w:hAnsi="Arial" w:cs="Arial"/>
          <w:vertAlign w:val="subscript"/>
        </w:rPr>
        <w:t>B</w:t>
      </w:r>
      <w:r w:rsidRPr="00B76A31">
        <w:rPr>
          <w:rFonts w:ascii="Arial" w:hAnsi="Arial" w:cs="Arial"/>
        </w:rPr>
        <w:t xml:space="preserve"> set, using the library as essentially a look</w:t>
      </w:r>
      <w:r w:rsidRPr="00B76A31">
        <w:rPr>
          <w:rFonts w:ascii="Arial" w:hAnsi="Arial" w:cs="Arial"/>
        </w:rPr>
        <w:noBreakHyphen/>
        <w:t>up table.  Some weighted sum of the three empirical parameter differences could be used to determine the best match.  The latter could then be assigned with its absolute, fundamental parameters: k</w:t>
      </w:r>
      <w:r w:rsidRPr="00B76A31">
        <w:rPr>
          <w:rFonts w:ascii="Arial" w:hAnsi="Arial" w:cs="Arial"/>
          <w:vertAlign w:val="subscript"/>
        </w:rPr>
        <w:t>io</w:t>
      </w:r>
      <w:r w:rsidRPr="00B76A31">
        <w:rPr>
          <w:rFonts w:ascii="Arial" w:hAnsi="Arial" w:cs="Arial"/>
        </w:rPr>
        <w:t xml:space="preserve">, </w:t>
      </w:r>
      <w:r w:rsidRPr="00B76A31">
        <w:rPr>
          <w:rFonts w:ascii="Arial" w:hAnsi="Arial" w:cs="Arial"/>
          <w:b/>
        </w:rPr>
        <w:sym w:font="Symbol" w:char="F072"/>
      </w:r>
      <w:r w:rsidRPr="00B76A31">
        <w:rPr>
          <w:rFonts w:ascii="Arial" w:hAnsi="Arial" w:cs="Arial"/>
        </w:rPr>
        <w:t xml:space="preserve">, and V.  </w:t>
      </w:r>
      <w:r w:rsidR="00C712F0" w:rsidRPr="00B76A31">
        <w:rPr>
          <w:rFonts w:ascii="Arial" w:hAnsi="Arial" w:cs="Arial"/>
        </w:rPr>
        <w:t>In</w:t>
      </w:r>
      <w:r w:rsidR="00C712F0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>this way, k</w:t>
      </w:r>
      <w:r w:rsidRPr="00B76A31">
        <w:rPr>
          <w:rFonts w:ascii="Arial" w:hAnsi="Arial" w:cs="Arial"/>
          <w:vertAlign w:val="subscript"/>
        </w:rPr>
        <w:t>io</w:t>
      </w:r>
      <w:r w:rsidRPr="00B76A31">
        <w:rPr>
          <w:rFonts w:ascii="Arial" w:hAnsi="Arial" w:cs="Arial"/>
        </w:rPr>
        <w:t xml:space="preserve">, </w:t>
      </w:r>
      <w:r w:rsidRPr="00B76A31">
        <w:rPr>
          <w:rFonts w:ascii="Arial" w:hAnsi="Arial" w:cs="Arial"/>
          <w:b/>
        </w:rPr>
        <w:sym w:font="Symbol" w:char="F072"/>
      </w:r>
      <w:r w:rsidRPr="00B76A31">
        <w:rPr>
          <w:rFonts w:ascii="Arial" w:hAnsi="Arial" w:cs="Arial"/>
        </w:rPr>
        <w:t xml:space="preserve">, and V parametric aMRI maps could be produced.  Such an approach does not seem to us </w:t>
      </w:r>
      <w:r w:rsidR="008D36B5" w:rsidRPr="00B76A31">
        <w:rPr>
          <w:rFonts w:ascii="Arial" w:hAnsi="Arial" w:cs="Arial"/>
        </w:rPr>
        <w:t>to</w:t>
      </w:r>
      <w:r w:rsidR="008D36B5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 xml:space="preserve">offer any significant improvement.  </w:t>
      </w:r>
    </w:p>
    <w:p w:rsidR="00C712F0" w:rsidRPr="00B76A31" w:rsidRDefault="00C712F0" w:rsidP="00A22B6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 Kärger/Andrasko </w:t>
      </w:r>
      <w:r w:rsidR="00B31147">
        <w:rPr>
          <w:rFonts w:ascii="Arial" w:hAnsi="Arial" w:cs="Arial"/>
        </w:rPr>
        <w:t xml:space="preserve">[KA] </w:t>
      </w:r>
      <w:r>
        <w:rPr>
          <w:rFonts w:ascii="Arial" w:hAnsi="Arial" w:cs="Arial"/>
        </w:rPr>
        <w:t>model modifies Eq. [S1], with only one additional parameter, to allow steady</w:t>
      </w:r>
      <w:r w:rsidR="00725314">
        <w:rPr>
          <w:rFonts w:ascii="Arial" w:hAnsi="Arial" w:cs="Arial"/>
        </w:rPr>
        <w:noBreakHyphen/>
      </w:r>
      <w:r>
        <w:rPr>
          <w:rFonts w:ascii="Arial" w:hAnsi="Arial" w:cs="Arial"/>
        </w:rPr>
        <w:t xml:space="preserve">state exchange of </w:t>
      </w:r>
      <w:r w:rsidRPr="0002779E">
        <w:rPr>
          <w:rFonts w:ascii="Arial" w:hAnsi="Arial" w:cs="Arial"/>
        </w:rPr>
        <w:t xml:space="preserve">molecules between populations A and B.  This creates in effect an effectively infinite number </w:t>
      </w:r>
      <w:r w:rsidR="00765883" w:rsidRPr="0002779E">
        <w:rPr>
          <w:rFonts w:ascii="Arial" w:hAnsi="Arial" w:cs="Arial"/>
        </w:rPr>
        <w:t>of </w:t>
      </w:r>
      <w:r w:rsidRPr="0002779E">
        <w:rPr>
          <w:rFonts w:ascii="Arial" w:hAnsi="Arial" w:cs="Arial"/>
        </w:rPr>
        <w:t>exponential terms.  This model and its descendants</w:t>
      </w:r>
      <w:r w:rsidR="00C12DD1" w:rsidRPr="0002779E">
        <w:rPr>
          <w:rFonts w:ascii="Arial" w:hAnsi="Arial" w:cs="Arial"/>
        </w:rPr>
        <w:t xml:space="preserve"> [notably FEXI; filter exchange imaging]</w:t>
      </w:r>
      <w:r w:rsidRPr="0002779E">
        <w:rPr>
          <w:rFonts w:ascii="Arial" w:hAnsi="Arial" w:cs="Arial"/>
        </w:rPr>
        <w:t xml:space="preserve"> are elaborated </w:t>
      </w:r>
      <w:r w:rsidR="00765883" w:rsidRPr="0002779E">
        <w:rPr>
          <w:rFonts w:ascii="Arial" w:hAnsi="Arial" w:cs="Arial"/>
        </w:rPr>
        <w:t>in </w:t>
      </w:r>
      <w:r w:rsidRPr="0002779E">
        <w:rPr>
          <w:rFonts w:ascii="Arial" w:hAnsi="Arial" w:cs="Arial"/>
        </w:rPr>
        <w:t xml:space="preserve">the companion paper </w:t>
      </w:r>
      <w:r w:rsidR="00B31147" w:rsidRPr="0002779E">
        <w:rPr>
          <w:rFonts w:ascii="Arial" w:hAnsi="Arial" w:cs="Arial"/>
        </w:rPr>
        <w:t>[</w:t>
      </w:r>
      <w:r w:rsidRPr="0002779E">
        <w:rPr>
          <w:rFonts w:ascii="Arial" w:hAnsi="Arial" w:cs="Arial"/>
        </w:rPr>
        <w:t>(</w:t>
      </w:r>
      <w:r w:rsidR="00B17B3D" w:rsidRPr="0002779E">
        <w:rPr>
          <w:rFonts w:ascii="Arial" w:hAnsi="Arial" w:cs="Arial"/>
        </w:rPr>
        <w:t>13</w:t>
      </w:r>
      <w:r w:rsidR="00B31147" w:rsidRPr="0002779E">
        <w:rPr>
          <w:rFonts w:ascii="Arial" w:hAnsi="Arial" w:cs="Arial"/>
        </w:rPr>
        <w:t>)</w:t>
      </w:r>
      <w:r w:rsidR="00765883" w:rsidRPr="0002779E">
        <w:rPr>
          <w:rFonts w:ascii="Arial" w:hAnsi="Arial" w:cs="Arial"/>
        </w:rPr>
        <w:t xml:space="preserve"> S</w:t>
      </w:r>
      <w:r w:rsidR="00765883">
        <w:rPr>
          <w:rFonts w:ascii="Arial" w:hAnsi="Arial" w:cs="Arial"/>
        </w:rPr>
        <w:t>.VII.</w:t>
      </w:r>
      <w:r w:rsidR="00B31147">
        <w:rPr>
          <w:rFonts w:ascii="Arial" w:hAnsi="Arial" w:cs="Arial"/>
        </w:rPr>
        <w:t>]</w:t>
      </w:r>
      <w:r>
        <w:rPr>
          <w:rFonts w:ascii="Arial" w:hAnsi="Arial" w:cs="Arial"/>
        </w:rPr>
        <w:t xml:space="preserve">.  </w:t>
      </w:r>
    </w:p>
    <w:p w:rsidR="00B76A31" w:rsidRPr="00B76A31" w:rsidRDefault="00B76A31" w:rsidP="00A22B6B">
      <w:pPr>
        <w:spacing w:after="0" w:line="360" w:lineRule="auto"/>
        <w:jc w:val="both"/>
        <w:rPr>
          <w:rFonts w:ascii="Arial" w:hAnsi="Arial" w:cs="Arial"/>
        </w:rPr>
      </w:pPr>
    </w:p>
    <w:p w:rsidR="00B76A31" w:rsidRPr="00B76A31" w:rsidRDefault="004D112B" w:rsidP="00A22B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  <w:b/>
          <w:bCs/>
          <w:i/>
          <w:iCs/>
        </w:rPr>
        <w:t>S.</w:t>
      </w:r>
      <w:r w:rsidR="00B76A31" w:rsidRPr="00B76A31">
        <w:rPr>
          <w:rFonts w:ascii="Arial" w:eastAsiaTheme="minorEastAsia" w:hAnsi="Arial" w:cs="Arial"/>
          <w:b/>
          <w:bCs/>
          <w:i/>
          <w:iCs/>
        </w:rPr>
        <w:t>II</w:t>
      </w:r>
      <w:r w:rsidR="00B76A31" w:rsidRPr="00635B3C">
        <w:rPr>
          <w:rFonts w:ascii="Arial" w:eastAsiaTheme="minorEastAsia" w:hAnsi="Arial" w:cs="Arial"/>
          <w:b/>
          <w:bCs/>
          <w:i/>
          <w:iCs/>
        </w:rPr>
        <w:t xml:space="preserve">.  </w:t>
      </w:r>
      <w:r w:rsidR="00B76A31" w:rsidRPr="00B76A31">
        <w:rPr>
          <w:rFonts w:ascii="Arial" w:hAnsi="Arial" w:cs="Arial"/>
          <w:b/>
          <w:i/>
          <w:u w:val="single"/>
        </w:rPr>
        <w:t>The Outer Edges of b-Space.</w:t>
      </w:r>
      <w:r w:rsidR="00B76A31" w:rsidRPr="00CC6BA4">
        <w:rPr>
          <w:rFonts w:ascii="Arial" w:hAnsi="Arial" w:cs="Arial"/>
        </w:rPr>
        <w:t xml:space="preserve">  </w:t>
      </w:r>
    </w:p>
    <w:p w:rsidR="00F61266" w:rsidRDefault="00B76A31" w:rsidP="00EB5B61">
      <w:pPr>
        <w:spacing w:after="0"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ab/>
        <w:t>As we indicate in the Discussion section, DWI signals at large b values could be very useful for the inverse problem of extracting aMRI parameters from experimental data.  Exploration of ultra-high b</w:t>
      </w:r>
      <w:r w:rsidR="00054922">
        <w:rPr>
          <w:rFonts w:ascii="Arial" w:hAnsi="Arial" w:cs="Arial"/>
        </w:rPr>
        <w:noBreakHyphen/>
      </w:r>
      <w:r w:rsidRPr="00B76A31">
        <w:rPr>
          <w:rFonts w:ascii="Arial" w:hAnsi="Arial" w:cs="Arial"/>
        </w:rPr>
        <w:t xml:space="preserve">space has been relatively rare in the </w:t>
      </w:r>
      <w:r w:rsidRPr="00B76A31">
        <w:rPr>
          <w:rFonts w:ascii="Arial" w:hAnsi="Arial" w:cs="Arial"/>
          <w:i/>
        </w:rPr>
        <w:t>in vivo</w:t>
      </w:r>
      <w:r w:rsidRPr="00B76A31">
        <w:rPr>
          <w:rFonts w:ascii="Arial" w:hAnsi="Arial" w:cs="Arial"/>
        </w:rPr>
        <w:t xml:space="preserve"> DWI literature.  However, there has been some.  </w:t>
      </w:r>
      <w:r w:rsidRPr="00B76A31">
        <w:rPr>
          <w:rFonts w:ascii="Arial" w:hAnsi="Arial" w:cs="Arial"/>
          <w:b/>
        </w:rPr>
        <w:t xml:space="preserve">Figure </w:t>
      </w:r>
      <w:r w:rsidR="004D112B">
        <w:rPr>
          <w:rFonts w:ascii="Arial" w:hAnsi="Arial" w:cs="Arial"/>
          <w:b/>
        </w:rPr>
        <w:t>S</w:t>
      </w:r>
      <w:r w:rsidR="004D112B" w:rsidRPr="00B76A31">
        <w:rPr>
          <w:rFonts w:ascii="Arial" w:hAnsi="Arial" w:cs="Arial"/>
          <w:b/>
        </w:rPr>
        <w:t>1a</w:t>
      </w:r>
      <w:r w:rsidR="004D112B" w:rsidRPr="00B76A31">
        <w:rPr>
          <w:rFonts w:ascii="Arial" w:hAnsi="Arial" w:cs="Arial"/>
        </w:rPr>
        <w:t xml:space="preserve"> </w:t>
      </w:r>
      <w:r w:rsidRPr="00B76A31">
        <w:rPr>
          <w:rFonts w:ascii="Arial" w:hAnsi="Arial" w:cs="Arial"/>
        </w:rPr>
        <w:t xml:space="preserve">shows three early brain </w:t>
      </w:r>
      <w:r w:rsidR="00054922">
        <w:rPr>
          <w:rFonts w:ascii="Arial" w:hAnsi="Arial" w:cs="Arial"/>
        </w:rPr>
        <w:t xml:space="preserve">GM </w:t>
      </w:r>
      <w:r w:rsidRPr="00B76A31">
        <w:rPr>
          <w:rFonts w:ascii="Arial" w:hAnsi="Arial" w:cs="Arial"/>
        </w:rPr>
        <w:t>studies.  Their semi</w:t>
      </w:r>
      <w:r w:rsidRPr="0002779E">
        <w:rPr>
          <w:rFonts w:ascii="Arial" w:hAnsi="Arial" w:cs="Arial"/>
        </w:rPr>
        <w:t xml:space="preserve">-log b-space SDE decays are re-plotted, and superimposed, </w:t>
      </w:r>
      <w:r w:rsidR="00D34705" w:rsidRPr="0002779E">
        <w:rPr>
          <w:rFonts w:ascii="Arial" w:hAnsi="Arial" w:cs="Arial"/>
        </w:rPr>
        <w:t xml:space="preserve">in panel </w:t>
      </w:r>
      <w:r w:rsidR="00D34705" w:rsidRPr="0002779E">
        <w:rPr>
          <w:rFonts w:ascii="Arial" w:hAnsi="Arial" w:cs="Arial"/>
          <w:b/>
        </w:rPr>
        <w:t>a</w:t>
      </w:r>
      <w:r w:rsidR="00D34705" w:rsidRPr="0002779E">
        <w:rPr>
          <w:rFonts w:ascii="Arial" w:hAnsi="Arial" w:cs="Arial"/>
        </w:rPr>
        <w:t>.  The red diamonds are from a 1999 rat 63 μL ROI study reaching b</w:t>
      </w:r>
      <w:r w:rsidR="00D34705" w:rsidRPr="0002779E">
        <w:rPr>
          <w:rFonts w:ascii="Arial" w:hAnsi="Arial" w:cs="Arial"/>
          <w:vertAlign w:val="subscript"/>
        </w:rPr>
        <w:t>max</w:t>
      </w:r>
      <w:r w:rsidR="00D34705" w:rsidRPr="0002779E">
        <w:rPr>
          <w:rFonts w:ascii="Arial" w:hAnsi="Arial" w:cs="Arial"/>
        </w:rPr>
        <w:t xml:space="preserve"> = 64,000 s/(mm)</w:t>
      </w:r>
      <w:r w:rsidR="00D34705" w:rsidRPr="0002779E">
        <w:rPr>
          <w:rFonts w:ascii="Arial" w:hAnsi="Arial" w:cs="Arial"/>
          <w:vertAlign w:val="superscript"/>
        </w:rPr>
        <w:t>2</w:t>
      </w:r>
      <w:r w:rsidR="00D34705" w:rsidRPr="0002779E">
        <w:rPr>
          <w:rFonts w:ascii="Arial" w:hAnsi="Arial" w:cs="Arial"/>
        </w:rPr>
        <w:t xml:space="preserve"> (</w:t>
      </w:r>
      <w:r w:rsidR="00E55E59" w:rsidRPr="0002779E">
        <w:rPr>
          <w:rFonts w:ascii="Arial" w:hAnsi="Arial" w:cs="Arial"/>
        </w:rPr>
        <w:t>62</w:t>
      </w:r>
      <w:r w:rsidR="00D34705" w:rsidRPr="0002779E">
        <w:rPr>
          <w:rFonts w:ascii="Arial" w:hAnsi="Arial" w:cs="Arial"/>
        </w:rPr>
        <w:t xml:space="preserve">).  Important details are listed in </w:t>
      </w:r>
      <w:r w:rsidR="00D34705" w:rsidRPr="0002779E">
        <w:rPr>
          <w:rFonts w:ascii="Arial" w:hAnsi="Arial" w:cs="Arial"/>
          <w:b/>
        </w:rPr>
        <w:t>Table. S1</w:t>
      </w:r>
      <w:r w:rsidR="00D34705" w:rsidRPr="0002779E">
        <w:rPr>
          <w:rFonts w:ascii="Arial" w:hAnsi="Arial" w:cs="Arial"/>
        </w:rPr>
        <w:t>.  The ROI is indicated with the white outline in the upper inset coronal-equivalent image.  The green diamonds are from a 2003 rat 125 μL ROI study reaching b</w:t>
      </w:r>
      <w:r w:rsidR="00D34705" w:rsidRPr="0002779E">
        <w:rPr>
          <w:rFonts w:ascii="Arial" w:hAnsi="Arial" w:cs="Arial"/>
          <w:vertAlign w:val="subscript"/>
        </w:rPr>
        <w:t>max</w:t>
      </w:r>
      <w:r w:rsidR="00D34705" w:rsidRPr="0002779E">
        <w:rPr>
          <w:rFonts w:ascii="Arial" w:hAnsi="Arial" w:cs="Arial"/>
        </w:rPr>
        <w:t xml:space="preserve"> = 580,000 s/(mm)</w:t>
      </w:r>
      <w:r w:rsidR="00D34705" w:rsidRPr="0002779E">
        <w:rPr>
          <w:rFonts w:ascii="Arial" w:hAnsi="Arial" w:cs="Arial"/>
          <w:vertAlign w:val="superscript"/>
        </w:rPr>
        <w:t>2</w:t>
      </w:r>
      <w:r w:rsidR="00D34705" w:rsidRPr="0002779E">
        <w:rPr>
          <w:rFonts w:ascii="Arial" w:hAnsi="Arial" w:cs="Arial"/>
        </w:rPr>
        <w:t xml:space="preserve"> (</w:t>
      </w:r>
      <w:r w:rsidR="0019614C" w:rsidRPr="0002779E">
        <w:rPr>
          <w:rFonts w:ascii="Arial" w:hAnsi="Arial" w:cs="Arial"/>
        </w:rPr>
        <w:t>60</w:t>
      </w:r>
      <w:r w:rsidR="00D34705" w:rsidRPr="0002779E">
        <w:rPr>
          <w:rFonts w:ascii="Arial" w:hAnsi="Arial" w:cs="Arial"/>
        </w:rPr>
        <w:t xml:space="preserve">).  The ROI is indicated with the white outline in the lower inset image.  </w:t>
      </w:r>
      <w:r w:rsidR="00B17B3D" w:rsidRPr="0002779E">
        <w:rPr>
          <w:rFonts w:ascii="Arial" w:hAnsi="Arial" w:cs="Arial"/>
        </w:rPr>
        <w:t xml:space="preserve">To </w:t>
      </w:r>
      <w:r w:rsidR="00D34705" w:rsidRPr="0002779E">
        <w:rPr>
          <w:rFonts w:ascii="Arial" w:hAnsi="Arial" w:cs="Arial"/>
        </w:rPr>
        <w:t>achieve this [as far as we are aware] record b</w:t>
      </w:r>
      <w:r w:rsidR="00D34705" w:rsidRPr="0002779E">
        <w:rPr>
          <w:rFonts w:ascii="Arial" w:hAnsi="Arial" w:cs="Arial"/>
          <w:vertAlign w:val="subscript"/>
        </w:rPr>
        <w:t>max</w:t>
      </w:r>
      <w:r w:rsidR="00D34705" w:rsidRPr="0002779E">
        <w:rPr>
          <w:rFonts w:ascii="Arial" w:hAnsi="Arial" w:cs="Arial"/>
        </w:rPr>
        <w:t>, the investigators employed a SDE-CG acquisition - with a maximum t</w:t>
      </w:r>
      <w:r w:rsidR="00D34705" w:rsidRPr="0002779E">
        <w:rPr>
          <w:rFonts w:ascii="Arial" w:hAnsi="Arial" w:cs="Arial"/>
          <w:vertAlign w:val="subscript"/>
        </w:rPr>
        <w:t>D</w:t>
      </w:r>
      <w:r w:rsidR="00D34705" w:rsidRPr="0002779E">
        <w:rPr>
          <w:rFonts w:ascii="Arial" w:hAnsi="Arial" w:cs="Arial"/>
        </w:rPr>
        <w:t xml:space="preserve"> of 1177 ms [the 1999 study used the more common SDE-CT approach].  The green diamond decay resembles the Kärger/Andrasko [KA] model large-shutter-speed regime [Ls-sR] condition (8,</w:t>
      </w:r>
      <w:r w:rsidR="00BB11F2" w:rsidRPr="0002779E">
        <w:rPr>
          <w:rFonts w:ascii="Arial" w:hAnsi="Arial" w:cs="Arial"/>
        </w:rPr>
        <w:t>13</w:t>
      </w:r>
      <w:r w:rsidR="00D34705" w:rsidRPr="0002779E">
        <w:rPr>
          <w:rFonts w:ascii="Arial" w:hAnsi="Arial" w:cs="Arial"/>
        </w:rPr>
        <w:t>,</w:t>
      </w:r>
      <w:r w:rsidR="0019614C" w:rsidRPr="0002779E">
        <w:rPr>
          <w:rFonts w:ascii="Arial" w:hAnsi="Arial" w:cs="Arial"/>
        </w:rPr>
        <w:t>80,91</w:t>
      </w:r>
      <w:r w:rsidR="00D34705" w:rsidRPr="0002779E">
        <w:rPr>
          <w:rFonts w:ascii="Arial" w:hAnsi="Arial" w:cs="Arial"/>
        </w:rPr>
        <w:t xml:space="preserve">).  </w:t>
      </w:r>
      <w:r w:rsidR="00D34705" w:rsidRPr="00B76A31">
        <w:rPr>
          <w:rFonts w:ascii="Arial" w:hAnsi="Arial" w:cs="Arial"/>
        </w:rPr>
        <w:t>The black diamonds are from a 2000 human cerebral cortex 3300 μL ROI study reaching b</w:t>
      </w:r>
      <w:r w:rsidR="00D34705" w:rsidRPr="00B76A31">
        <w:rPr>
          <w:rFonts w:ascii="Arial" w:hAnsi="Arial" w:cs="Arial"/>
          <w:vertAlign w:val="subscript"/>
        </w:rPr>
        <w:t>max</w:t>
      </w:r>
      <w:r w:rsidR="00D34705" w:rsidRPr="00B76A31">
        <w:rPr>
          <w:rFonts w:ascii="Arial" w:hAnsi="Arial" w:cs="Arial"/>
        </w:rPr>
        <w:t xml:space="preserve"> = 3,800 s/(mm</w:t>
      </w:r>
      <w:r w:rsidR="00D34705" w:rsidRPr="0002779E">
        <w:rPr>
          <w:rFonts w:ascii="Arial" w:hAnsi="Arial" w:cs="Arial"/>
        </w:rPr>
        <w:t>)</w:t>
      </w:r>
      <w:r w:rsidR="00D34705" w:rsidRPr="0002779E">
        <w:rPr>
          <w:rFonts w:ascii="Arial" w:hAnsi="Arial" w:cs="Arial"/>
          <w:vertAlign w:val="superscript"/>
        </w:rPr>
        <w:t>2</w:t>
      </w:r>
      <w:r w:rsidR="00D34705" w:rsidRPr="0002779E">
        <w:rPr>
          <w:rFonts w:ascii="Arial" w:hAnsi="Arial" w:cs="Arial"/>
        </w:rPr>
        <w:t xml:space="preserve"> (</w:t>
      </w:r>
      <w:r w:rsidR="00E55E59" w:rsidRPr="0002779E">
        <w:rPr>
          <w:rFonts w:ascii="Arial" w:hAnsi="Arial" w:cs="Arial"/>
        </w:rPr>
        <w:t>92</w:t>
      </w:r>
      <w:r w:rsidR="00D34705" w:rsidRPr="0002779E">
        <w:rPr>
          <w:rFonts w:ascii="Arial" w:hAnsi="Arial" w:cs="Arial"/>
        </w:rPr>
        <w:t xml:space="preserve">).  </w:t>
      </w:r>
      <w:r w:rsidR="00D34705" w:rsidRPr="00B76A31">
        <w:rPr>
          <w:rFonts w:ascii="Arial" w:hAnsi="Arial" w:cs="Arial"/>
        </w:rPr>
        <w:t>It is remarkable how well the decays from these three disparate studies are superimposed – so</w:t>
      </w:r>
      <w:r w:rsidR="00D34705">
        <w:rPr>
          <w:rFonts w:ascii="Arial" w:hAnsi="Arial" w:cs="Arial"/>
        </w:rPr>
        <w:t> </w:t>
      </w:r>
      <w:r w:rsidR="00D34705" w:rsidRPr="00B76A31">
        <w:rPr>
          <w:rFonts w:ascii="Arial" w:hAnsi="Arial" w:cs="Arial"/>
        </w:rPr>
        <w:t>much so, the black</w:t>
      </w:r>
      <w:r w:rsidR="004801AA">
        <w:rPr>
          <w:rFonts w:ascii="Arial" w:hAnsi="Arial" w:cs="Arial"/>
        </w:rPr>
        <w:t xml:space="preserve"> </w:t>
      </w:r>
      <w:r w:rsidR="004801AA" w:rsidRPr="00B76A31">
        <w:rPr>
          <w:rFonts w:ascii="Arial" w:hAnsi="Arial" w:cs="Arial"/>
        </w:rPr>
        <w:t>points are hard to discern [we zoom below].  This demonstrates the expected equivalence of SDE</w:t>
      </w:r>
      <w:r w:rsidR="004801AA">
        <w:rPr>
          <w:rFonts w:ascii="Arial" w:hAnsi="Arial" w:cs="Arial"/>
        </w:rPr>
        <w:t>-CT and -CG</w:t>
      </w:r>
      <w:r w:rsidR="004801AA" w:rsidRPr="00B76A31">
        <w:rPr>
          <w:rFonts w:ascii="Arial" w:hAnsi="Arial" w:cs="Arial"/>
        </w:rPr>
        <w:t xml:space="preserve"> acquisitions </w:t>
      </w:r>
      <w:r w:rsidR="004801AA">
        <w:rPr>
          <w:rFonts w:ascii="Arial" w:hAnsi="Arial" w:cs="Arial"/>
        </w:rPr>
        <w:t xml:space="preserve">at smaller b </w:t>
      </w:r>
      <w:r w:rsidR="004801AA" w:rsidRPr="0002779E">
        <w:rPr>
          <w:rFonts w:ascii="Arial" w:hAnsi="Arial" w:cs="Arial"/>
        </w:rPr>
        <w:t>values (</w:t>
      </w:r>
      <w:r w:rsidR="005F0BE3" w:rsidRPr="0002779E">
        <w:rPr>
          <w:rFonts w:ascii="Arial" w:hAnsi="Arial" w:cs="Arial"/>
        </w:rPr>
        <w:t>13</w:t>
      </w:r>
      <w:r w:rsidR="004801AA" w:rsidRPr="0002779E">
        <w:rPr>
          <w:rFonts w:ascii="Arial" w:hAnsi="Arial" w:cs="Arial"/>
        </w:rPr>
        <w:t xml:space="preserve">).  </w:t>
      </w:r>
      <w:r w:rsidR="004801AA" w:rsidRPr="00B76A31">
        <w:rPr>
          <w:rFonts w:ascii="Arial" w:hAnsi="Arial" w:cs="Arial"/>
        </w:rPr>
        <w:t>The</w:t>
      </w:r>
      <w:r w:rsidR="004801AA">
        <w:rPr>
          <w:rFonts w:ascii="Arial" w:hAnsi="Arial" w:cs="Arial"/>
        </w:rPr>
        <w:t> smaller</w:t>
      </w:r>
      <w:r w:rsidR="004801AA" w:rsidRPr="00B76A31">
        <w:rPr>
          <w:rFonts w:ascii="Arial" w:hAnsi="Arial" w:cs="Arial"/>
        </w:rPr>
        <w:t> b</w:t>
      </w:r>
      <w:r w:rsidR="004801AA" w:rsidRPr="00323266">
        <w:rPr>
          <w:rFonts w:ascii="Arial" w:hAnsi="Arial" w:cs="Arial"/>
          <w:vertAlign w:val="subscript"/>
        </w:rPr>
        <w:t>SDE</w:t>
      </w:r>
      <w:r w:rsidR="004801AA" w:rsidRPr="00B76A31">
        <w:rPr>
          <w:rFonts w:ascii="Arial" w:hAnsi="Arial" w:cs="Arial"/>
        </w:rPr>
        <w:t>-value [q</w:t>
      </w:r>
      <w:r w:rsidR="004801AA" w:rsidRPr="00B76A31">
        <w:rPr>
          <w:rFonts w:ascii="Arial" w:hAnsi="Arial" w:cs="Arial"/>
          <w:vertAlign w:val="superscript"/>
        </w:rPr>
        <w:t>2</w:t>
      </w:r>
      <w:r w:rsidR="004801AA" w:rsidRPr="00B76A31">
        <w:rPr>
          <w:rFonts w:ascii="Arial" w:hAnsi="Arial" w:cs="Arial"/>
        </w:rPr>
        <w:t>t</w:t>
      </w:r>
      <w:r w:rsidR="004801AA" w:rsidRPr="00B76A31">
        <w:rPr>
          <w:rFonts w:ascii="Arial" w:hAnsi="Arial" w:cs="Arial"/>
          <w:vertAlign w:val="subscript"/>
        </w:rPr>
        <w:t>D</w:t>
      </w:r>
      <w:r w:rsidR="004801AA" w:rsidRPr="00B76A31">
        <w:rPr>
          <w:rFonts w:ascii="Arial" w:hAnsi="Arial" w:cs="Arial"/>
        </w:rPr>
        <w:t>] is a rather well-normalized.  This is very important, and could be</w:t>
      </w:r>
      <w:r w:rsidR="004801AA">
        <w:rPr>
          <w:rFonts w:ascii="Arial" w:hAnsi="Arial" w:cs="Arial"/>
        </w:rPr>
        <w:t> </w:t>
      </w:r>
      <w:r w:rsidR="004801AA" w:rsidRPr="00B76A31">
        <w:rPr>
          <w:rFonts w:ascii="Arial" w:hAnsi="Arial" w:cs="Arial"/>
        </w:rPr>
        <w:t>of</w:t>
      </w:r>
      <w:r w:rsidR="004801AA">
        <w:rPr>
          <w:rFonts w:ascii="Arial" w:hAnsi="Arial" w:cs="Arial"/>
        </w:rPr>
        <w:t> </w:t>
      </w:r>
      <w:r w:rsidR="004801AA" w:rsidRPr="00B76A31">
        <w:rPr>
          <w:rFonts w:ascii="Arial" w:hAnsi="Arial" w:cs="Arial"/>
        </w:rPr>
        <w:t xml:space="preserve">great use to us.  The disparate </w:t>
      </w:r>
      <w:r w:rsidR="004801AA" w:rsidRPr="00B76A31">
        <w:rPr>
          <w:rFonts w:ascii="Arial" w:hAnsi="Arial" w:cs="Arial"/>
          <w:b/>
        </w:rPr>
        <w:t>B</w:t>
      </w:r>
      <w:r w:rsidR="004801AA" w:rsidRPr="00B76A31">
        <w:rPr>
          <w:rFonts w:ascii="Arial" w:hAnsi="Arial" w:cs="Arial"/>
          <w:vertAlign w:val="subscript"/>
        </w:rPr>
        <w:t>0</w:t>
      </w:r>
      <w:r w:rsidR="004801AA" w:rsidRPr="00B76A31">
        <w:rPr>
          <w:rFonts w:ascii="Arial" w:hAnsi="Arial" w:cs="Arial"/>
        </w:rPr>
        <w:t>, G</w:t>
      </w:r>
      <w:r w:rsidR="004801AA" w:rsidRPr="00B76A31">
        <w:rPr>
          <w:rFonts w:ascii="Arial" w:hAnsi="Arial" w:cs="Arial"/>
          <w:vertAlign w:val="subscript"/>
        </w:rPr>
        <w:t>max</w:t>
      </w:r>
      <w:r w:rsidR="004801AA" w:rsidRPr="00B76A31">
        <w:rPr>
          <w:rFonts w:ascii="Arial" w:hAnsi="Arial" w:cs="Arial"/>
        </w:rPr>
        <w:t xml:space="preserve">, </w:t>
      </w:r>
      <w:r w:rsidR="004801AA" w:rsidRPr="00B76A31">
        <w:rPr>
          <w:rFonts w:ascii="Arial" w:hAnsi="Arial" w:cs="Arial"/>
          <w:b/>
        </w:rPr>
        <w:sym w:font="Symbol" w:char="F064"/>
      </w:r>
      <w:r w:rsidR="004801AA" w:rsidRPr="00B76A31">
        <w:rPr>
          <w:rFonts w:ascii="Arial" w:hAnsi="Arial" w:cs="Arial"/>
        </w:rPr>
        <w:t>, and q</w:t>
      </w:r>
      <w:r w:rsidR="004801AA" w:rsidRPr="00B76A31">
        <w:rPr>
          <w:rFonts w:ascii="Arial" w:hAnsi="Arial" w:cs="Arial"/>
          <w:vertAlign w:val="superscript"/>
        </w:rPr>
        <w:t>2</w:t>
      </w:r>
      <w:r w:rsidR="004801AA" w:rsidRPr="00B76A31">
        <w:rPr>
          <w:rFonts w:ascii="Arial" w:hAnsi="Arial" w:cs="Arial"/>
          <w:vertAlign w:val="subscript"/>
        </w:rPr>
        <w:t>max</w:t>
      </w:r>
      <w:r w:rsidR="004801AA" w:rsidRPr="00B76A31">
        <w:rPr>
          <w:rFonts w:ascii="Arial" w:hAnsi="Arial" w:cs="Arial"/>
        </w:rPr>
        <w:t xml:space="preserve"> values for these acquisitions</w:t>
      </w:r>
      <w:r w:rsidR="004801AA">
        <w:rPr>
          <w:rFonts w:ascii="Arial" w:hAnsi="Arial" w:cs="Arial"/>
        </w:rPr>
        <w:t xml:space="preserve"> </w:t>
      </w:r>
      <w:r w:rsidR="00843C1D" w:rsidRPr="00B76A31">
        <w:rPr>
          <w:rFonts w:ascii="Arial" w:hAnsi="Arial" w:cs="Arial"/>
        </w:rPr>
        <w:t xml:space="preserve">are given in </w:t>
      </w:r>
      <w:r w:rsidR="00843C1D" w:rsidRPr="00BA10A5">
        <w:rPr>
          <w:rFonts w:ascii="Arial" w:hAnsi="Arial" w:cs="Arial"/>
          <w:b/>
        </w:rPr>
        <w:t>Table S1</w:t>
      </w:r>
      <w:r w:rsidR="00843C1D" w:rsidRPr="00B76A31">
        <w:rPr>
          <w:rFonts w:ascii="Arial" w:hAnsi="Arial" w:cs="Arial"/>
        </w:rPr>
        <w:t>.  It is also important to note,</w:t>
      </w:r>
      <w:r w:rsidR="00843C1D" w:rsidRPr="00843C1D">
        <w:rPr>
          <w:rFonts w:ascii="Arial" w:hAnsi="Arial" w:cs="Arial"/>
        </w:rPr>
        <w:t xml:space="preserve"> </w:t>
      </w:r>
      <w:r w:rsidR="00843C1D" w:rsidRPr="00B76A31">
        <w:rPr>
          <w:rFonts w:ascii="Arial" w:hAnsi="Arial" w:cs="Arial"/>
        </w:rPr>
        <w:t>the two different rat brain decays</w:t>
      </w:r>
      <w:r w:rsidR="00843C1D">
        <w:rPr>
          <w:rFonts w:ascii="Arial" w:hAnsi="Arial" w:cs="Arial"/>
        </w:rPr>
        <w:t xml:space="preserve"> </w:t>
      </w:r>
      <w:r w:rsidR="00F61266">
        <w:rPr>
          <w:rFonts w:ascii="Arial" w:hAnsi="Arial" w:cs="Arial"/>
        </w:rPr>
        <w:br w:type="page"/>
      </w:r>
    </w:p>
    <w:p w:rsidR="00944B51" w:rsidRDefault="00F61266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0E8EF7" wp14:editId="408F84A7">
                <wp:simplePos x="0" y="0"/>
                <wp:positionH relativeFrom="column">
                  <wp:posOffset>720354</wp:posOffset>
                </wp:positionH>
                <wp:positionV relativeFrom="paragraph">
                  <wp:posOffset>189206</wp:posOffset>
                </wp:positionV>
                <wp:extent cx="5387975" cy="8038465"/>
                <wp:effectExtent l="0" t="0" r="22225" b="19685"/>
                <wp:wrapSquare wrapText="bothSides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975" cy="8038465"/>
                          <a:chOff x="0" y="0"/>
                          <a:chExt cx="5387975" cy="8038782"/>
                        </a:xfrm>
                      </wpg:grpSpPr>
                      <wpg:grpSp>
                        <wpg:cNvPr id="192" name="Group 192"/>
                        <wpg:cNvGrpSpPr>
                          <a:grpSpLocks noChangeAspect="1"/>
                        </wpg:cNvGrpSpPr>
                        <wpg:grpSpPr>
                          <a:xfrm>
                            <a:off x="857250" y="0"/>
                            <a:ext cx="3712464" cy="5897811"/>
                            <a:chOff x="0" y="0"/>
                            <a:chExt cx="4635500" cy="7372985"/>
                          </a:xfrm>
                        </wpg:grpSpPr>
                        <pic:pic xmlns:pic="http://schemas.openxmlformats.org/drawingml/2006/picture">
                          <pic:nvPicPr>
                            <pic:cNvPr id="193" name="Picture 193" descr="C:\aMRI\Manuscript\20,12,31 Fig. A10 Workup\20,12,31 Fig. A10a, final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635500" cy="347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4" name="Picture 194" descr="C:\aMRI\Manuscript\20,12,31 Fig. A10 Workup\20,12,31 Figure A10b, final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950" y="3587750"/>
                              <a:ext cx="4077970" cy="3785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891212"/>
                            <a:ext cx="5387975" cy="2147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4611B" w:rsidRPr="0002779E" w:rsidRDefault="00B4611B" w:rsidP="00180DD5">
                              <w:pPr>
                                <w:jc w:val="both"/>
                                <w:rPr>
                                  <w:b/>
                                  <w:sz w:val="20"/>
                                  <w:u w:val="words"/>
                                </w:rPr>
                              </w:pPr>
                              <w:r w:rsidRPr="00025F9D">
                                <w:rPr>
                                  <w:b/>
                                </w:rPr>
                                <w:t>Figure S1.</w:t>
                              </w:r>
                              <w:r w:rsidRPr="00025F9D">
                                <w:rPr>
                                  <w:sz w:val="20"/>
                                </w:rPr>
                                <w:t xml:space="preserve">  Brain tissue semi-log SDE DWI decays to ultra-large b values; </w:t>
                              </w:r>
                              <w:r w:rsidRPr="00025F9D">
                                <w:rPr>
                                  <w:b/>
                                  <w:sz w:val="20"/>
                                </w:rPr>
                                <w:t>(a)</w:t>
                              </w:r>
                              <w:r w:rsidRPr="00025F9D">
                                <w:rPr>
                                  <w:sz w:val="20"/>
                                </w:rPr>
                                <w:t> 600,000 s/(mm)</w:t>
                              </w:r>
                              <w:r w:rsidRPr="00025F9D"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 w:rsidRPr="00025F9D">
                                <w:rPr>
                                  <w:sz w:val="20"/>
                                </w:rPr>
                                <w:t xml:space="preserve">, </w:t>
                              </w:r>
                              <w:r w:rsidRPr="00025F9D">
                                <w:rPr>
                                  <w:b/>
                                  <w:sz w:val="20"/>
                                </w:rPr>
                                <w:t>(b)</w:t>
                              </w:r>
                              <w:r w:rsidRPr="00025F9D">
                                <w:rPr>
                                  <w:sz w:val="20"/>
                                </w:rPr>
                                <w:t> 70,000 s/(mm)</w:t>
                              </w:r>
                              <w:r w:rsidRPr="00025F9D"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 w:rsidRPr="00025F9D">
                                <w:rPr>
                                  <w:sz w:val="20"/>
                                </w:rPr>
                                <w:t>.  In panel a, the black diamonds are from an ROI in awake, human cerebral cortex (</w:t>
                              </w:r>
                              <w:r w:rsidR="00F7346E" w:rsidRPr="0002779E">
                                <w:rPr>
                                  <w:sz w:val="20"/>
                                </w:rPr>
                                <w:t>92</w:t>
                              </w:r>
                              <w:r w:rsidRPr="0002779E">
                                <w:rPr>
                                  <w:sz w:val="20"/>
                                </w:rPr>
                                <w:t>), the red (</w:t>
                              </w:r>
                              <w:r w:rsidR="00F7346E" w:rsidRPr="0002779E">
                                <w:rPr>
                                  <w:sz w:val="20"/>
                                </w:rPr>
                                <w:t>62</w:t>
                              </w:r>
                              <w:r w:rsidRPr="0002779E">
                                <w:rPr>
                                  <w:sz w:val="20"/>
                                </w:rPr>
                                <w:t>) and green (</w:t>
                              </w:r>
                              <w:r w:rsidR="00F7346E" w:rsidRPr="0002779E">
                                <w:rPr>
                                  <w:sz w:val="20"/>
                                </w:rPr>
                                <w:t>60</w:t>
                              </w:r>
                              <w:r w:rsidRPr="0002779E">
                                <w:rPr>
                                  <w:sz w:val="20"/>
                                </w:rPr>
                                <w:t>) diamonds are from  anesthetized rat brain ROIs, which are shown in white frames in the inset images; upper and lower, respectively.  The decays are essentially perfectly superimposed, even though the black and red data were acquired with SDE gradient [-CT], while the green data with diffusion time [-CG]</w:t>
                              </w:r>
                              <w:r w:rsidRPr="0002779E">
                                <w:rPr>
                                  <w:sz w:val="20"/>
                                </w:rPr>
                                <w:noBreakHyphen/>
                                <w:t>incrementation.  The black and red panel a data are zoomed in panel b as dark gray and red circles, respectively.  In addition, the white circles are data from a WM ROI in the same human brain</w:t>
                              </w:r>
                              <w:r w:rsidR="00473AB9" w:rsidRPr="0002779E">
                                <w:rPr>
                                  <w:sz w:val="20"/>
                                </w:rPr>
                                <w:t xml:space="preserve"> (92)</w:t>
                              </w:r>
                              <w:r w:rsidRPr="0002779E">
                                <w:rPr>
                                  <w:sz w:val="20"/>
                                </w:rPr>
                                <w:t>, while the light gray circles represent SDE</w:t>
                              </w:r>
                              <w:r w:rsidRPr="0002779E">
                                <w:rPr>
                                  <w:sz w:val="20"/>
                                </w:rPr>
                                <w:noBreakHyphen/>
                                <w:t xml:space="preserve">CT data from the left </w:t>
                              </w:r>
                              <w:r w:rsidRPr="0002779E">
                                <w:rPr>
                                  <w:i/>
                                  <w:sz w:val="20"/>
                                </w:rPr>
                                <w:t>cingulate gyrus</w:t>
                              </w:r>
                              <w:r w:rsidRPr="0002779E">
                                <w:rPr>
                                  <w:sz w:val="20"/>
                                </w:rPr>
                                <w:t xml:space="preserve"> of a different awake, resting human brain [red ROI in inset sagittal image] (</w:t>
                              </w:r>
                              <w:r w:rsidR="00F7346E" w:rsidRPr="0002779E">
                                <w:rPr>
                                  <w:sz w:val="20"/>
                                </w:rPr>
                                <w:t>74</w:t>
                              </w:r>
                              <w:r w:rsidRPr="0002779E">
                                <w:rPr>
                                  <w:sz w:val="20"/>
                                </w:rPr>
                                <w:t xml:space="preserve">).  There is meaningful signal [S] at very large b values.  For pertinent acquisition parameters, see </w:t>
                              </w:r>
                              <w:r w:rsidRPr="0002779E">
                                <w:rPr>
                                  <w:b/>
                                  <w:sz w:val="20"/>
                                </w:rPr>
                                <w:t>Table S1</w:t>
                              </w:r>
                              <w:r w:rsidRPr="0002779E">
                                <w:rPr>
                                  <w:sz w:val="20"/>
                                </w:rPr>
                                <w:t xml:space="preserve">.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E8EF7" id="Group 31" o:spid="_x0000_s1026" style="position:absolute;margin-left:56.7pt;margin-top:14.9pt;width:424.25pt;height:632.95pt;z-index:251659264" coordsize="53879,803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jPakbpzVaWS4EuyFflHLM3f2F&#10;AFoEHpRVX7Q+3z1Bz029hTXuWB3EN8zY+XtQBczRmoY2cjk5pykg5AoAk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">
                <v:group id="Group 192" o:spid="_x0000_s1027" style="position:absolute;left:8572;width:37125;height:58978" coordsize="46355,7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93" o:spid="_x0000_s1028" type="#_x0000_t75" style="position:absolute;width:46355;height:34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">
                    <v:imagedata r:id="rId11" o:title="20,12,31 Fig. A10a, final"/>
                    <v:path arrowok="t"/>
                  </v:shape>
                  <v:shape id="Picture 194" o:spid="_x0000_s1029" type="#_x0000_t75" style="position:absolute;left:2349;top:35877;width:40780;height:37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">
                    <v:imagedata r:id="rId12" o:title="20,12,31 Figure A10b, final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top:58912;width:53879;height:2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">
                  <v:textbox>
                    <w:txbxContent>
                      <w:p w:rsidR="00B4611B" w:rsidRPr="0002779E" w:rsidRDefault="00B4611B" w:rsidP="00180DD5">
                        <w:pPr>
                          <w:jc w:val="both"/>
                          <w:rPr>
                            <w:b/>
                            <w:sz w:val="20"/>
                            <w:u w:val="words"/>
                          </w:rPr>
                        </w:pPr>
                        <w:r w:rsidRPr="00025F9D">
                          <w:rPr>
                            <w:b/>
                          </w:rPr>
                          <w:t>Figure S1.</w:t>
                        </w:r>
                        <w:r w:rsidRPr="00025F9D">
                          <w:rPr>
                            <w:sz w:val="20"/>
                          </w:rPr>
                          <w:t xml:space="preserve">  Brain tissue semi-log SDE DWI decays to ultra-large b values; </w:t>
                        </w:r>
                        <w:r w:rsidRPr="00025F9D">
                          <w:rPr>
                            <w:b/>
                            <w:sz w:val="20"/>
                          </w:rPr>
                          <w:t>(a)</w:t>
                        </w:r>
                        <w:r w:rsidRPr="00025F9D">
                          <w:rPr>
                            <w:sz w:val="20"/>
                          </w:rPr>
                          <w:t> 600,000 s/(mm)</w:t>
                        </w:r>
                        <w:r w:rsidRPr="00025F9D">
                          <w:rPr>
                            <w:sz w:val="20"/>
                            <w:vertAlign w:val="superscript"/>
                          </w:rPr>
                          <w:t>2</w:t>
                        </w:r>
                        <w:r w:rsidRPr="00025F9D">
                          <w:rPr>
                            <w:sz w:val="20"/>
                          </w:rPr>
                          <w:t xml:space="preserve">, </w:t>
                        </w:r>
                        <w:r w:rsidRPr="00025F9D">
                          <w:rPr>
                            <w:b/>
                            <w:sz w:val="20"/>
                          </w:rPr>
                          <w:t>(b)</w:t>
                        </w:r>
                        <w:r w:rsidRPr="00025F9D">
                          <w:rPr>
                            <w:sz w:val="20"/>
                          </w:rPr>
                          <w:t> 70,000 s/(mm)</w:t>
                        </w:r>
                        <w:r w:rsidRPr="00025F9D">
                          <w:rPr>
                            <w:sz w:val="20"/>
                            <w:vertAlign w:val="superscript"/>
                          </w:rPr>
                          <w:t>2</w:t>
                        </w:r>
                        <w:r w:rsidRPr="00025F9D">
                          <w:rPr>
                            <w:sz w:val="20"/>
                          </w:rPr>
                          <w:t>.  In panel a, the black diamonds are from an ROI in awake, human cerebral cortex (</w:t>
                        </w:r>
                        <w:r w:rsidR="00F7346E" w:rsidRPr="0002779E">
                          <w:rPr>
                            <w:sz w:val="20"/>
                          </w:rPr>
                          <w:t>92</w:t>
                        </w:r>
                        <w:r w:rsidRPr="0002779E">
                          <w:rPr>
                            <w:sz w:val="20"/>
                          </w:rPr>
                          <w:t>), the red (</w:t>
                        </w:r>
                        <w:r w:rsidR="00F7346E" w:rsidRPr="0002779E">
                          <w:rPr>
                            <w:sz w:val="20"/>
                          </w:rPr>
                          <w:t>62</w:t>
                        </w:r>
                        <w:r w:rsidRPr="0002779E">
                          <w:rPr>
                            <w:sz w:val="20"/>
                          </w:rPr>
                          <w:t>) and green (</w:t>
                        </w:r>
                        <w:r w:rsidR="00F7346E" w:rsidRPr="0002779E">
                          <w:rPr>
                            <w:sz w:val="20"/>
                          </w:rPr>
                          <w:t>60</w:t>
                        </w:r>
                        <w:r w:rsidRPr="0002779E">
                          <w:rPr>
                            <w:sz w:val="20"/>
                          </w:rPr>
                          <w:t>) diamonds are from  anesthetized rat brain ROIs, which are shown in white frames in the inset images; upper and lower, respectively.  The decays are essentially perfectly superimposed, even though the black and red data were acquired with SDE gradient [-CT], while the green data with diffusion time [-CG]</w:t>
                        </w:r>
                        <w:r w:rsidRPr="0002779E">
                          <w:rPr>
                            <w:sz w:val="20"/>
                          </w:rPr>
                          <w:noBreakHyphen/>
                          <w:t>incrementation.  The black and red panel a data are zoomed in panel b as dark gray and red circles, respectively.  In addition, the white circles are data from a WM ROI in the same human brain</w:t>
                        </w:r>
                        <w:r w:rsidR="00473AB9" w:rsidRPr="0002779E">
                          <w:rPr>
                            <w:sz w:val="20"/>
                          </w:rPr>
                          <w:t xml:space="preserve"> (92)</w:t>
                        </w:r>
                        <w:r w:rsidRPr="0002779E">
                          <w:rPr>
                            <w:sz w:val="20"/>
                          </w:rPr>
                          <w:t>, while the light gray circles represent SDE</w:t>
                        </w:r>
                        <w:r w:rsidRPr="0002779E">
                          <w:rPr>
                            <w:sz w:val="20"/>
                          </w:rPr>
                          <w:noBreakHyphen/>
                          <w:t xml:space="preserve">CT data from the left </w:t>
                        </w:r>
                        <w:r w:rsidRPr="0002779E">
                          <w:rPr>
                            <w:i/>
                            <w:sz w:val="20"/>
                          </w:rPr>
                          <w:t>cingulate gyrus</w:t>
                        </w:r>
                        <w:r w:rsidRPr="0002779E">
                          <w:rPr>
                            <w:sz w:val="20"/>
                          </w:rPr>
                          <w:t xml:space="preserve"> of a different awake, resting human brain [red ROI in inset sagittal image] (</w:t>
                        </w:r>
                        <w:r w:rsidR="00F7346E" w:rsidRPr="0002779E">
                          <w:rPr>
                            <w:sz w:val="20"/>
                          </w:rPr>
                          <w:t>74</w:t>
                        </w:r>
                        <w:r w:rsidRPr="0002779E">
                          <w:rPr>
                            <w:sz w:val="20"/>
                          </w:rPr>
                          <w:t xml:space="preserve">).  There is meaningful signal [S] at very large b values.  For pertinent acquisition parameters, see </w:t>
                        </w:r>
                        <w:r w:rsidRPr="0002779E">
                          <w:rPr>
                            <w:b/>
                            <w:sz w:val="20"/>
                          </w:rPr>
                          <w:t>Table S1</w:t>
                        </w:r>
                        <w:r w:rsidRPr="0002779E">
                          <w:rPr>
                            <w:sz w:val="20"/>
                          </w:rPr>
                          <w:t xml:space="preserve">.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180DD5" w:rsidRDefault="00180DD5">
      <w:pPr>
        <w:rPr>
          <w:rFonts w:ascii="Arial" w:hAnsi="Arial" w:cs="Arial"/>
        </w:rPr>
      </w:pPr>
    </w:p>
    <w:p w:rsidR="00012515" w:rsidRDefault="0001251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76A31" w:rsidRPr="0002779E" w:rsidRDefault="00B76A31" w:rsidP="00A22B6B">
      <w:pPr>
        <w:spacing w:after="0"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lastRenderedPageBreak/>
        <w:t>[</w:t>
      </w:r>
      <w:r w:rsidR="004D112B" w:rsidRPr="00B76A31">
        <w:rPr>
          <w:rFonts w:ascii="Arial" w:hAnsi="Arial" w:cs="Arial"/>
        </w:rPr>
        <w:t>red</w:t>
      </w:r>
      <w:r w:rsidR="004D112B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 xml:space="preserve">and </w:t>
      </w:r>
      <w:r w:rsidRPr="0002779E">
        <w:rPr>
          <w:rFonts w:ascii="Arial" w:hAnsi="Arial" w:cs="Arial"/>
        </w:rPr>
        <w:t xml:space="preserve">green points] exhibited essentially identical diffusivity decreases immediately upon sudden death induced in the scanner.  Details </w:t>
      </w:r>
      <w:r w:rsidR="00B55719" w:rsidRPr="0002779E">
        <w:rPr>
          <w:rFonts w:ascii="Arial" w:hAnsi="Arial" w:cs="Arial"/>
        </w:rPr>
        <w:t xml:space="preserve">on this </w:t>
      </w:r>
      <w:r w:rsidRPr="0002779E">
        <w:rPr>
          <w:rFonts w:ascii="Arial" w:hAnsi="Arial" w:cs="Arial"/>
        </w:rPr>
        <w:t xml:space="preserve">are </w:t>
      </w:r>
      <w:r w:rsidR="002B5BCD" w:rsidRPr="0002779E">
        <w:rPr>
          <w:rFonts w:ascii="Arial" w:hAnsi="Arial" w:cs="Arial"/>
        </w:rPr>
        <w:t xml:space="preserve">also </w:t>
      </w:r>
      <w:r w:rsidRPr="0002779E">
        <w:rPr>
          <w:rFonts w:ascii="Arial" w:hAnsi="Arial" w:cs="Arial"/>
        </w:rPr>
        <w:t xml:space="preserve">found </w:t>
      </w:r>
      <w:r w:rsidR="00A47667" w:rsidRPr="0002779E">
        <w:rPr>
          <w:rFonts w:ascii="Arial" w:hAnsi="Arial" w:cs="Arial"/>
        </w:rPr>
        <w:t>in the </w:t>
      </w:r>
      <w:r w:rsidR="004D112B" w:rsidRPr="0002779E">
        <w:rPr>
          <w:rFonts w:ascii="Arial" w:hAnsi="Arial" w:cs="Arial"/>
        </w:rPr>
        <w:t>companion paper (</w:t>
      </w:r>
      <w:r w:rsidR="005F0BE3" w:rsidRPr="0002779E">
        <w:rPr>
          <w:rFonts w:ascii="Arial" w:hAnsi="Arial" w:cs="Arial"/>
        </w:rPr>
        <w:t>13</w:t>
      </w:r>
      <w:r w:rsidR="004D112B" w:rsidRPr="0002779E">
        <w:rPr>
          <w:rFonts w:ascii="Arial" w:hAnsi="Arial" w:cs="Arial"/>
        </w:rPr>
        <w:t>)</w:t>
      </w:r>
      <w:r w:rsidRPr="0002779E">
        <w:rPr>
          <w:rFonts w:ascii="Arial" w:hAnsi="Arial" w:cs="Arial"/>
        </w:rPr>
        <w:t xml:space="preserve">.  </w:t>
      </w:r>
    </w:p>
    <w:p w:rsidR="001E496D" w:rsidRPr="0002779E" w:rsidRDefault="00B76A31" w:rsidP="00A22B6B">
      <w:pPr>
        <w:spacing w:after="0" w:line="360" w:lineRule="auto"/>
        <w:jc w:val="both"/>
        <w:rPr>
          <w:rFonts w:ascii="Arial" w:hAnsi="Arial" w:cs="Arial"/>
        </w:rPr>
      </w:pPr>
      <w:r w:rsidRPr="0002779E">
        <w:rPr>
          <w:rFonts w:ascii="Arial" w:hAnsi="Arial" w:cs="Arial"/>
        </w:rPr>
        <w:tab/>
        <w:t xml:space="preserve">Panel </w:t>
      </w:r>
      <w:r w:rsidRPr="0002779E">
        <w:rPr>
          <w:rFonts w:ascii="Arial" w:hAnsi="Arial" w:cs="Arial"/>
          <w:b/>
        </w:rPr>
        <w:t>b</w:t>
      </w:r>
      <w:r w:rsidRPr="0002779E">
        <w:rPr>
          <w:rFonts w:ascii="Arial" w:hAnsi="Arial" w:cs="Arial"/>
        </w:rPr>
        <w:t xml:space="preserve"> zooms two of the panel a decays, and adds two others.  The black and red diamonds </w:t>
      </w:r>
      <w:r w:rsidR="002B5BCD" w:rsidRPr="0002779E">
        <w:rPr>
          <w:rFonts w:ascii="Arial" w:hAnsi="Arial" w:cs="Arial"/>
        </w:rPr>
        <w:t>of panel </w:t>
      </w:r>
      <w:r w:rsidRPr="0002779E">
        <w:rPr>
          <w:rFonts w:ascii="Arial" w:hAnsi="Arial" w:cs="Arial"/>
        </w:rPr>
        <w:t xml:space="preserve">a are </w:t>
      </w:r>
      <w:r w:rsidR="00A47667" w:rsidRPr="0002779E">
        <w:rPr>
          <w:rFonts w:ascii="Arial" w:hAnsi="Arial" w:cs="Arial"/>
        </w:rPr>
        <w:t>changed to</w:t>
      </w:r>
      <w:r w:rsidRPr="0002779E">
        <w:rPr>
          <w:rFonts w:ascii="Arial" w:hAnsi="Arial" w:cs="Arial"/>
        </w:rPr>
        <w:t xml:space="preserve"> dark gray and red circles, respectively.  That is, the dark gray circles arise </w:t>
      </w:r>
      <w:r w:rsidR="00A47667" w:rsidRPr="0002779E">
        <w:rPr>
          <w:rFonts w:ascii="Arial" w:hAnsi="Arial" w:cs="Arial"/>
        </w:rPr>
        <w:t>from </w:t>
      </w:r>
      <w:r w:rsidR="002B5BCD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>3300 μL ROI in awake, resting human cerebral cortex GM (</w:t>
      </w:r>
      <w:r w:rsidR="001B1ACA" w:rsidRPr="0002779E">
        <w:rPr>
          <w:rFonts w:ascii="Arial" w:hAnsi="Arial" w:cs="Arial"/>
        </w:rPr>
        <w:t>92</w:t>
      </w:r>
      <w:r w:rsidRPr="0002779E">
        <w:rPr>
          <w:rFonts w:ascii="Arial" w:hAnsi="Arial" w:cs="Arial"/>
        </w:rPr>
        <w:t xml:space="preserve">), while the red circles arise from </w:t>
      </w:r>
      <w:r w:rsidR="00762E8E" w:rsidRPr="0002779E">
        <w:rPr>
          <w:rFonts w:ascii="Arial" w:hAnsi="Arial" w:cs="Arial"/>
        </w:rPr>
        <w:t>the 63 </w:t>
      </w:r>
      <w:r w:rsidRPr="0002779E">
        <w:rPr>
          <w:rFonts w:ascii="Arial" w:hAnsi="Arial" w:cs="Arial"/>
        </w:rPr>
        <w:t>μL ROI in anesthetized rat brain that is mostly GM (</w:t>
      </w:r>
      <w:r w:rsidR="00411C85" w:rsidRPr="0002779E">
        <w:rPr>
          <w:rFonts w:ascii="Arial" w:hAnsi="Arial" w:cs="Arial"/>
        </w:rPr>
        <w:t>62</w:t>
      </w:r>
      <w:r w:rsidRPr="0002779E">
        <w:rPr>
          <w:rFonts w:ascii="Arial" w:hAnsi="Arial" w:cs="Arial"/>
        </w:rPr>
        <w:t xml:space="preserve">).  Even in this zoomed plot, they are still essentially perfectly superimposed. </w:t>
      </w:r>
      <w:r w:rsidR="001E496D" w:rsidRPr="0002779E">
        <w:rPr>
          <w:rFonts w:ascii="Arial" w:hAnsi="Arial" w:cs="Arial"/>
        </w:rPr>
        <w:t xml:space="preserve"> [Our library matched those human </w:t>
      </w:r>
      <w:r w:rsidR="001B1ACA" w:rsidRPr="0002779E">
        <w:rPr>
          <w:rFonts w:ascii="Arial" w:hAnsi="Arial" w:cs="Arial"/>
        </w:rPr>
        <w:t>c</w:t>
      </w:r>
      <w:r w:rsidR="001E496D" w:rsidRPr="0002779E">
        <w:rPr>
          <w:rFonts w:ascii="Arial" w:hAnsi="Arial" w:cs="Arial"/>
        </w:rPr>
        <w:t xml:space="preserve">GM data </w:t>
      </w:r>
      <w:r w:rsidR="00A42652" w:rsidRPr="0002779E">
        <w:rPr>
          <w:rFonts w:ascii="Arial" w:hAnsi="Arial" w:cs="Arial"/>
        </w:rPr>
        <w:t xml:space="preserve">well </w:t>
      </w:r>
      <w:r w:rsidR="001E496D" w:rsidRPr="0002779E">
        <w:rPr>
          <w:rFonts w:ascii="Arial" w:hAnsi="Arial" w:cs="Arial"/>
        </w:rPr>
        <w:t>(</w:t>
      </w:r>
      <w:r w:rsidR="005F0BE3" w:rsidRPr="0002779E">
        <w:rPr>
          <w:rFonts w:ascii="Arial" w:hAnsi="Arial" w:cs="Arial"/>
        </w:rPr>
        <w:t>13</w:t>
      </w:r>
      <w:r w:rsidR="001E496D" w:rsidRPr="0002779E">
        <w:rPr>
          <w:rFonts w:ascii="Arial" w:hAnsi="Arial" w:cs="Arial"/>
        </w:rPr>
        <w:t xml:space="preserve">).] </w:t>
      </w:r>
      <w:r w:rsidRPr="0002779E">
        <w:rPr>
          <w:rFonts w:ascii="Arial" w:hAnsi="Arial" w:cs="Arial"/>
        </w:rPr>
        <w:t xml:space="preserve"> The white circles arise from a 3400 μL white matter [WM] ROI of the same human brain (</w:t>
      </w:r>
      <w:r w:rsidR="001B1ACA" w:rsidRPr="0002779E">
        <w:rPr>
          <w:rFonts w:ascii="Arial" w:hAnsi="Arial" w:cs="Arial"/>
        </w:rPr>
        <w:t>92</w:t>
      </w:r>
      <w:r w:rsidRPr="0002779E">
        <w:rPr>
          <w:rFonts w:ascii="Arial" w:hAnsi="Arial" w:cs="Arial"/>
        </w:rPr>
        <w:t xml:space="preserve">).  This illustrates a typical difference </w:t>
      </w:r>
      <w:r w:rsidR="002B5BCD" w:rsidRPr="0002779E">
        <w:rPr>
          <w:rFonts w:ascii="Arial" w:hAnsi="Arial" w:cs="Arial"/>
        </w:rPr>
        <w:t>for </w:t>
      </w:r>
      <w:r w:rsidRPr="0002779E">
        <w:rPr>
          <w:rFonts w:ascii="Arial" w:hAnsi="Arial" w:cs="Arial"/>
        </w:rPr>
        <w:t xml:space="preserve">brain </w:t>
      </w:r>
      <w:r w:rsidR="002B5BCD" w:rsidRPr="0002779E">
        <w:rPr>
          <w:rFonts w:ascii="Arial" w:hAnsi="Arial" w:cs="Arial"/>
        </w:rPr>
        <w:t>c</w:t>
      </w:r>
      <w:r w:rsidRPr="0002779E">
        <w:rPr>
          <w:rFonts w:ascii="Arial" w:hAnsi="Arial" w:cs="Arial"/>
        </w:rPr>
        <w:t xml:space="preserve">GM and WM decays.  </w:t>
      </w:r>
      <w:r w:rsidR="001E496D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 xml:space="preserve">latter have smaller diffusivity.  The light gray circles in Fig. A10b arise from a 220 μL ROI in the awake, resting human left </w:t>
      </w:r>
      <w:r w:rsidRPr="0002779E">
        <w:rPr>
          <w:rFonts w:ascii="Arial" w:hAnsi="Arial" w:cs="Arial"/>
          <w:i/>
        </w:rPr>
        <w:t>cingulate gyrus</w:t>
      </w:r>
      <w:r w:rsidRPr="0002779E">
        <w:rPr>
          <w:rFonts w:ascii="Arial" w:hAnsi="Arial" w:cs="Arial"/>
        </w:rPr>
        <w:t>.  This is from a more recent SDE</w:t>
      </w:r>
      <w:r w:rsidR="00A42652" w:rsidRPr="0002779E">
        <w:rPr>
          <w:rFonts w:ascii="Arial" w:hAnsi="Arial" w:cs="Arial"/>
        </w:rPr>
        <w:t>-CT</w:t>
      </w:r>
      <w:r w:rsidRPr="0002779E">
        <w:rPr>
          <w:rFonts w:ascii="Arial" w:hAnsi="Arial" w:cs="Arial"/>
        </w:rPr>
        <w:t xml:space="preserve"> study; most likely the record human brain b</w:t>
      </w:r>
      <w:r w:rsidRPr="0002779E">
        <w:rPr>
          <w:rFonts w:ascii="Arial" w:hAnsi="Arial" w:cs="Arial"/>
          <w:vertAlign w:val="subscript"/>
        </w:rPr>
        <w:t>max</w:t>
      </w:r>
      <w:r w:rsidRPr="0002779E">
        <w:rPr>
          <w:rFonts w:ascii="Arial" w:hAnsi="Arial" w:cs="Arial"/>
        </w:rPr>
        <w:t>, almost 40,000 s/(mm)</w:t>
      </w:r>
      <w:r w:rsidRPr="0002779E">
        <w:rPr>
          <w:rFonts w:ascii="Arial" w:hAnsi="Arial" w:cs="Arial"/>
          <w:vertAlign w:val="superscript"/>
        </w:rPr>
        <w:t>2</w:t>
      </w:r>
      <w:r w:rsidRPr="0002779E">
        <w:rPr>
          <w:rFonts w:ascii="Arial" w:hAnsi="Arial" w:cs="Arial"/>
        </w:rPr>
        <w:t xml:space="preserve"> [Table </w:t>
      </w:r>
      <w:r w:rsidR="00DE4AC7" w:rsidRPr="0002779E">
        <w:rPr>
          <w:rFonts w:ascii="Arial" w:hAnsi="Arial" w:cs="Arial"/>
        </w:rPr>
        <w:t>S1</w:t>
      </w:r>
      <w:r w:rsidRPr="0002779E">
        <w:rPr>
          <w:rFonts w:ascii="Arial" w:hAnsi="Arial" w:cs="Arial"/>
        </w:rPr>
        <w:t xml:space="preserve">], using a specially designed </w:t>
      </w:r>
      <w:r w:rsidR="00762E8E" w:rsidRPr="0002779E">
        <w:rPr>
          <w:rFonts w:ascii="Arial" w:hAnsi="Arial" w:cs="Arial"/>
        </w:rPr>
        <w:t xml:space="preserve">connectome </w:t>
      </w:r>
      <w:r w:rsidRPr="0002779E">
        <w:rPr>
          <w:rFonts w:ascii="Arial" w:hAnsi="Arial" w:cs="Arial"/>
        </w:rPr>
        <w:t xml:space="preserve">human brain PFG coil </w:t>
      </w:r>
      <w:r w:rsidR="00762E8E" w:rsidRPr="0002779E">
        <w:rPr>
          <w:rFonts w:ascii="Arial" w:hAnsi="Arial" w:cs="Arial"/>
        </w:rPr>
        <w:t xml:space="preserve">array </w:t>
      </w:r>
      <w:r w:rsidRPr="0002779E">
        <w:rPr>
          <w:rFonts w:ascii="Arial" w:hAnsi="Arial" w:cs="Arial"/>
        </w:rPr>
        <w:t>(</w:t>
      </w:r>
      <w:r w:rsidR="00A42987" w:rsidRPr="0002779E">
        <w:rPr>
          <w:rFonts w:ascii="Arial" w:hAnsi="Arial" w:cs="Arial"/>
        </w:rPr>
        <w:t>74</w:t>
      </w:r>
      <w:r w:rsidRPr="0002779E">
        <w:rPr>
          <w:rFonts w:ascii="Arial" w:hAnsi="Arial" w:cs="Arial"/>
        </w:rPr>
        <w:t xml:space="preserve">).  This ROI [red in the inset sagittal image slice] most likely contains both GM and WM, and the decay splits those of the dark gray and white circles.  </w:t>
      </w:r>
    </w:p>
    <w:p w:rsidR="001E496D" w:rsidRDefault="001E496D" w:rsidP="00A22B6B">
      <w:pPr>
        <w:spacing w:line="360" w:lineRule="auto"/>
        <w:jc w:val="both"/>
        <w:rPr>
          <w:rFonts w:ascii="Arial" w:hAnsi="Arial" w:cs="Arial"/>
        </w:rPr>
      </w:pPr>
      <w:r w:rsidRPr="00B76A31">
        <w:rPr>
          <w:rFonts w:ascii="Arial" w:hAnsi="Arial" w:cs="Arial"/>
        </w:rPr>
        <w:tab/>
        <w:t>These studies are very important.  They show there is still meaningful brain signal [3</w:t>
      </w:r>
      <w:r>
        <w:rPr>
          <w:rFonts w:ascii="Arial" w:hAnsi="Arial" w:cs="Arial"/>
        </w:rPr>
        <w:t xml:space="preserve"> -</w:t>
      </w:r>
      <w:r w:rsidRPr="00B76A31">
        <w:rPr>
          <w:rFonts w:ascii="Arial" w:hAnsi="Arial" w:cs="Arial"/>
        </w:rPr>
        <w:t xml:space="preserve"> 20% of S</w:t>
      </w:r>
      <w:r w:rsidRPr="00B76A31">
        <w:rPr>
          <w:rFonts w:ascii="Arial" w:hAnsi="Arial" w:cs="Arial"/>
          <w:vertAlign w:val="subscript"/>
        </w:rPr>
        <w:t>0</w:t>
      </w:r>
      <w:r w:rsidRPr="00B76A31">
        <w:rPr>
          <w:rFonts w:ascii="Arial" w:hAnsi="Arial" w:cs="Arial"/>
        </w:rPr>
        <w:t>] at b = 10,000 s/(mm)</w:t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</w:rPr>
        <w:t xml:space="preserve">.  Moreover, Fig. </w:t>
      </w:r>
      <w:r>
        <w:rPr>
          <w:rFonts w:ascii="Arial" w:hAnsi="Arial" w:cs="Arial"/>
        </w:rPr>
        <w:t>3</w:t>
      </w:r>
      <w:r w:rsidRPr="00B76A31">
        <w:rPr>
          <w:rFonts w:ascii="Arial" w:hAnsi="Arial" w:cs="Arial"/>
        </w:rPr>
        <w:t xml:space="preserve"> suggests most biological tissues have diffusivities smaller than that of brain GM, and thus even greater signal at any given b value.  There would be, of course, even more signal </w:t>
      </w:r>
      <w:r w:rsidR="008A51DE">
        <w:rPr>
          <w:rFonts w:ascii="Arial" w:hAnsi="Arial" w:cs="Arial"/>
        </w:rPr>
        <w:t>a</w:t>
      </w:r>
      <w:r w:rsidRPr="00B76A31">
        <w:rPr>
          <w:rFonts w:ascii="Arial" w:hAnsi="Arial" w:cs="Arial"/>
        </w:rPr>
        <w:t>t 7,000 s/(mm)</w:t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</w:rPr>
        <w:t xml:space="preserve">.  Together, the Fig. </w:t>
      </w:r>
      <w:r>
        <w:rPr>
          <w:rFonts w:ascii="Arial" w:hAnsi="Arial" w:cs="Arial"/>
        </w:rPr>
        <w:t>S</w:t>
      </w:r>
      <w:r w:rsidRPr="00B76A31">
        <w:rPr>
          <w:rFonts w:ascii="Arial" w:hAnsi="Arial" w:cs="Arial"/>
        </w:rPr>
        <w:t xml:space="preserve">1 results further suggest such a b value could be reached with either </w:t>
      </w:r>
      <w:r w:rsidR="00A42652">
        <w:rPr>
          <w:rFonts w:ascii="Arial" w:hAnsi="Arial" w:cs="Arial"/>
        </w:rPr>
        <w:t>SDE-</w:t>
      </w:r>
      <w:r w:rsidRPr="00B76A31">
        <w:rPr>
          <w:rFonts w:ascii="Arial" w:hAnsi="Arial" w:cs="Arial"/>
        </w:rPr>
        <w:t xml:space="preserve">CT or </w:t>
      </w:r>
      <w:r w:rsidR="00A42652">
        <w:rPr>
          <w:rFonts w:ascii="Arial" w:hAnsi="Arial" w:cs="Arial"/>
        </w:rPr>
        <w:t>-</w:t>
      </w:r>
      <w:r w:rsidRPr="00B76A31">
        <w:rPr>
          <w:rFonts w:ascii="Arial" w:hAnsi="Arial" w:cs="Arial"/>
        </w:rPr>
        <w:t xml:space="preserve">CG [green diamonds, panel a] acquisitions.  For clinical scanners, </w:t>
      </w:r>
      <w:r w:rsidR="00A42652">
        <w:rPr>
          <w:rFonts w:ascii="Arial" w:hAnsi="Arial" w:cs="Arial"/>
        </w:rPr>
        <w:t>7,000 s/(mm)</w:t>
      </w:r>
      <w:r w:rsidR="00A42652" w:rsidRPr="00323266">
        <w:rPr>
          <w:rFonts w:ascii="Arial" w:hAnsi="Arial" w:cs="Arial"/>
          <w:vertAlign w:val="superscript"/>
        </w:rPr>
        <w:t>2</w:t>
      </w:r>
      <w:r w:rsidR="00A42652" w:rsidRPr="00B76A31">
        <w:rPr>
          <w:rFonts w:ascii="Arial" w:hAnsi="Arial" w:cs="Arial"/>
        </w:rPr>
        <w:t xml:space="preserve"> </w:t>
      </w:r>
      <w:r w:rsidRPr="00B76A31">
        <w:rPr>
          <w:rFonts w:ascii="Arial" w:hAnsi="Arial" w:cs="Arial"/>
        </w:rPr>
        <w:t xml:space="preserve">may </w:t>
      </w:r>
      <w:r w:rsidR="00A42652">
        <w:rPr>
          <w:rFonts w:ascii="Arial" w:hAnsi="Arial" w:cs="Arial"/>
        </w:rPr>
        <w:t>be achiev</w:t>
      </w:r>
      <w:r w:rsidR="00B55719">
        <w:rPr>
          <w:rFonts w:ascii="Arial" w:hAnsi="Arial" w:cs="Arial"/>
        </w:rPr>
        <w:t>able</w:t>
      </w:r>
      <w:r w:rsidR="00A42652">
        <w:rPr>
          <w:rFonts w:ascii="Arial" w:hAnsi="Arial" w:cs="Arial"/>
        </w:rPr>
        <w:t xml:space="preserve"> with SDE-CT.  Larger b values may </w:t>
      </w:r>
      <w:r w:rsidRPr="00B76A31">
        <w:rPr>
          <w:rFonts w:ascii="Arial" w:hAnsi="Arial" w:cs="Arial"/>
        </w:rPr>
        <w:t xml:space="preserve">require </w:t>
      </w:r>
      <w:r w:rsidR="00A42652">
        <w:rPr>
          <w:rFonts w:ascii="Arial" w:hAnsi="Arial" w:cs="Arial"/>
        </w:rPr>
        <w:t>SDE-</w:t>
      </w:r>
      <w:r w:rsidRPr="00B76A31">
        <w:rPr>
          <w:rFonts w:ascii="Arial" w:hAnsi="Arial" w:cs="Arial"/>
        </w:rPr>
        <w:t xml:space="preserve">CG – or a hybrid CG/CT method.  For the SMS 3T instrument we employed for the </w:t>
      </w:r>
      <w:r w:rsidR="00A42652">
        <w:rPr>
          <w:rFonts w:ascii="Arial" w:hAnsi="Arial" w:cs="Arial"/>
        </w:rPr>
        <w:t xml:space="preserve">SDE-CT </w:t>
      </w:r>
      <w:r w:rsidRPr="00B76A31">
        <w:rPr>
          <w:rFonts w:ascii="Arial" w:hAnsi="Arial" w:cs="Arial"/>
        </w:rPr>
        <w:t xml:space="preserve">brain aMRI maps [Fig. </w:t>
      </w:r>
      <w:r>
        <w:rPr>
          <w:rFonts w:ascii="Arial" w:hAnsi="Arial" w:cs="Arial"/>
        </w:rPr>
        <w:t>4</w:t>
      </w:r>
      <w:r w:rsidRPr="00B76A31">
        <w:rPr>
          <w:rFonts w:ascii="Arial" w:hAnsi="Arial" w:cs="Arial"/>
        </w:rPr>
        <w:t>], b = 7,000 s/(mm)</w:t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</w:rPr>
        <w:t xml:space="preserve"> requires t</w:t>
      </w:r>
      <w:r w:rsidRPr="00B76A31">
        <w:rPr>
          <w:rFonts w:ascii="Arial" w:hAnsi="Arial" w:cs="Arial"/>
          <w:vertAlign w:val="subscript"/>
        </w:rPr>
        <w:t>Dmax</w:t>
      </w:r>
      <w:r w:rsidRPr="00B76A31">
        <w:rPr>
          <w:rFonts w:ascii="Arial" w:hAnsi="Arial" w:cs="Arial"/>
        </w:rPr>
        <w:t xml:space="preserve"> of only 44 ms [compared with the ~36 ms we</w:t>
      </w:r>
      <w:r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>used].  Our current d</w:t>
      </w:r>
      <w:r w:rsidRPr="00B76A31">
        <w:rPr>
          <w:rFonts w:ascii="Arial" w:hAnsi="Arial" w:cs="Arial"/>
          <w:vertAlign w:val="superscript"/>
        </w:rPr>
        <w:t>rms</w:t>
      </w:r>
      <w:r w:rsidRPr="00B76A31">
        <w:rPr>
          <w:rFonts w:ascii="Arial" w:hAnsi="Arial" w:cs="Arial"/>
        </w:rPr>
        <w:t xml:space="preserve"> time-course library [t</w:t>
      </w:r>
      <w:r w:rsidRPr="00B76A31">
        <w:rPr>
          <w:rFonts w:ascii="Arial" w:hAnsi="Arial" w:cs="Arial"/>
          <w:vertAlign w:val="subscript"/>
        </w:rPr>
        <w:t>RW,max</w:t>
      </w:r>
      <w:r w:rsidRPr="00B76A31">
        <w:rPr>
          <w:rFonts w:ascii="Arial" w:hAnsi="Arial" w:cs="Arial"/>
        </w:rPr>
        <w:t xml:space="preserve"> = </w:t>
      </w:r>
      <w:r w:rsidRPr="0002779E">
        <w:rPr>
          <w:rFonts w:ascii="Arial" w:hAnsi="Arial" w:cs="Arial"/>
        </w:rPr>
        <w:t>80 ms] (</w:t>
      </w:r>
      <w:r w:rsidR="00B91572" w:rsidRPr="0002779E">
        <w:rPr>
          <w:rFonts w:ascii="Arial" w:hAnsi="Arial" w:cs="Arial"/>
        </w:rPr>
        <w:t>13</w:t>
      </w:r>
      <w:r w:rsidRPr="0002779E">
        <w:rPr>
          <w:rFonts w:ascii="Arial" w:hAnsi="Arial" w:cs="Arial"/>
        </w:rPr>
        <w:t xml:space="preserve">) can </w:t>
      </w:r>
      <w:r w:rsidRPr="00B76A31">
        <w:rPr>
          <w:rFonts w:ascii="Arial" w:hAnsi="Arial" w:cs="Arial"/>
        </w:rPr>
        <w:t>facilitate SDE</w:t>
      </w:r>
      <w:r w:rsidR="00A42652">
        <w:rPr>
          <w:rFonts w:ascii="Arial" w:hAnsi="Arial" w:cs="Arial"/>
        </w:rPr>
        <w:t>-CT</w:t>
      </w:r>
      <w:r w:rsidRPr="00B76A31">
        <w:rPr>
          <w:rFonts w:ascii="Arial" w:hAnsi="Arial" w:cs="Arial"/>
        </w:rPr>
        <w:t xml:space="preserve"> decay simulations out to b</w:t>
      </w:r>
      <w:r w:rsidRPr="00B76A31">
        <w:rPr>
          <w:rFonts w:ascii="Arial" w:hAnsi="Arial" w:cs="Arial"/>
          <w:vertAlign w:val="subscript"/>
        </w:rPr>
        <w:t>max</w:t>
      </w:r>
      <w:r w:rsidRPr="00B76A31">
        <w:rPr>
          <w:rFonts w:ascii="Arial" w:hAnsi="Arial" w:cs="Arial"/>
        </w:rPr>
        <w:t xml:space="preserve"> = 8000 s/(mm)</w:t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</w:rPr>
        <w:t xml:space="preserve"> [= q</w:t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  <w:vertAlign w:val="subscript"/>
        </w:rPr>
        <w:t>max</w:t>
      </w:r>
      <w:r w:rsidRPr="00B76A31">
        <w:rPr>
          <w:rFonts w:ascii="Arial" w:hAnsi="Arial" w:cs="Arial"/>
        </w:rPr>
        <w:t>t</w:t>
      </w:r>
      <w:r w:rsidRPr="00B76A31">
        <w:rPr>
          <w:rFonts w:ascii="Arial" w:hAnsi="Arial" w:cs="Arial"/>
          <w:vertAlign w:val="subscript"/>
        </w:rPr>
        <w:t>D</w:t>
      </w:r>
      <w:r w:rsidRPr="00B76A31">
        <w:rPr>
          <w:rFonts w:ascii="Arial" w:hAnsi="Arial" w:cs="Arial"/>
        </w:rPr>
        <w:t xml:space="preserve"> = (</w:t>
      </w:r>
      <w:r w:rsidR="00A42652" w:rsidRPr="00B76A31">
        <w:rPr>
          <w:rFonts w:ascii="Arial" w:hAnsi="Arial" w:cs="Arial"/>
        </w:rPr>
        <w:t>10</w:t>
      </w:r>
      <w:r w:rsidR="00A42652" w:rsidRPr="00B76A31">
        <w:rPr>
          <w:rFonts w:ascii="Arial" w:hAnsi="Arial" w:cs="Arial"/>
          <w:vertAlign w:val="superscript"/>
        </w:rPr>
        <w:t>5</w:t>
      </w:r>
      <w:r w:rsidR="00A42652">
        <w:rPr>
          <w:rFonts w:ascii="Arial" w:hAnsi="Arial" w:cs="Arial"/>
        </w:rPr>
        <w:t> </w:t>
      </w:r>
      <w:r w:rsidRPr="00B76A31">
        <w:rPr>
          <w:rFonts w:ascii="Arial" w:hAnsi="Arial" w:cs="Arial"/>
        </w:rPr>
        <w:t>(mm</w:t>
      </w:r>
      <w:r w:rsidR="00A42652" w:rsidRPr="00B76A31">
        <w:rPr>
          <w:rFonts w:ascii="Arial" w:hAnsi="Arial" w:cs="Arial"/>
        </w:rPr>
        <w:t>)</w:t>
      </w:r>
      <w:r w:rsidR="00A42652">
        <w:rPr>
          <w:rFonts w:ascii="Arial" w:hAnsi="Arial" w:cs="Arial"/>
          <w:vertAlign w:val="superscript"/>
        </w:rPr>
        <w:noBreakHyphen/>
      </w:r>
      <w:r w:rsidRPr="00B76A31">
        <w:rPr>
          <w:rFonts w:ascii="Arial" w:hAnsi="Arial" w:cs="Arial"/>
          <w:vertAlign w:val="superscript"/>
        </w:rPr>
        <w:t>2</w:t>
      </w:r>
      <w:r w:rsidRPr="00B76A31">
        <w:rPr>
          <w:rFonts w:ascii="Arial" w:hAnsi="Arial" w:cs="Arial"/>
        </w:rPr>
        <w:t>)(8x10</w:t>
      </w:r>
      <w:r w:rsidRPr="00B76A31">
        <w:rPr>
          <w:rFonts w:ascii="Arial" w:hAnsi="Arial" w:cs="Arial"/>
          <w:vertAlign w:val="superscript"/>
        </w:rPr>
        <w:t>-2</w:t>
      </w:r>
      <w:r w:rsidRPr="00B76A31">
        <w:rPr>
          <w:rFonts w:ascii="Arial" w:hAnsi="Arial" w:cs="Arial"/>
        </w:rPr>
        <w:t xml:space="preserve"> (s))].  And, our library SDE decays are simulation artifact-free down to S </w:t>
      </w:r>
      <w:r w:rsidRPr="00B76A31">
        <w:rPr>
          <w:rFonts w:ascii="Times New Roman" w:hAnsi="Times New Roman" w:cs="Times New Roman"/>
        </w:rPr>
        <w:t>≤</w:t>
      </w:r>
      <w:r w:rsidRPr="00B76A31">
        <w:rPr>
          <w:rFonts w:ascii="Arial" w:hAnsi="Arial" w:cs="Arial"/>
        </w:rPr>
        <w:t xml:space="preserve"> 0.015 S</w:t>
      </w:r>
      <w:r w:rsidRPr="00B76A31">
        <w:rPr>
          <w:rFonts w:ascii="Arial" w:hAnsi="Arial" w:cs="Arial"/>
          <w:vertAlign w:val="subscript"/>
        </w:rPr>
        <w:t>0</w:t>
      </w:r>
      <w:r w:rsidRPr="00B76A31">
        <w:rPr>
          <w:rFonts w:ascii="Arial" w:hAnsi="Arial" w:cs="Arial"/>
        </w:rPr>
        <w:t xml:space="preserve"> [1.5%].  Matching high b</w:t>
      </w:r>
      <w:r w:rsidRPr="00B76A31">
        <w:rPr>
          <w:rFonts w:ascii="Arial" w:hAnsi="Arial" w:cs="Arial"/>
          <w:vertAlign w:val="subscript"/>
        </w:rPr>
        <w:t>max</w:t>
      </w:r>
      <w:r w:rsidRPr="00B76A31">
        <w:rPr>
          <w:rFonts w:ascii="Arial" w:hAnsi="Arial" w:cs="Arial"/>
        </w:rPr>
        <w:t xml:space="preserve"> data could produce more precise k</w:t>
      </w:r>
      <w:r w:rsidRPr="00B76A31">
        <w:rPr>
          <w:rFonts w:ascii="Arial" w:hAnsi="Arial" w:cs="Arial"/>
          <w:vertAlign w:val="subscript"/>
        </w:rPr>
        <w:t>io</w:t>
      </w:r>
      <w:r w:rsidRPr="00B76A31">
        <w:rPr>
          <w:rFonts w:ascii="Arial" w:hAnsi="Arial" w:cs="Arial"/>
        </w:rPr>
        <w:t xml:space="preserve">, </w:t>
      </w:r>
      <w:r w:rsidRPr="00B76A31">
        <w:rPr>
          <w:rFonts w:ascii="Arial" w:hAnsi="Arial" w:cs="Arial"/>
          <w:b/>
        </w:rPr>
        <w:sym w:font="Symbol" w:char="F072"/>
      </w:r>
      <w:r w:rsidRPr="00B76A31">
        <w:rPr>
          <w:rFonts w:ascii="Arial" w:hAnsi="Arial" w:cs="Arial"/>
        </w:rPr>
        <w:t xml:space="preserve">, and V maps.  </w:t>
      </w:r>
    </w:p>
    <w:p w:rsidR="001E496D" w:rsidRPr="0002779E" w:rsidRDefault="001E496D" w:rsidP="00A22B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 Fig. S1a green SDE-CG decay merits further discussion.  </w:t>
      </w:r>
      <w:r w:rsidRPr="0002779E">
        <w:rPr>
          <w:rFonts w:ascii="Arial" w:hAnsi="Arial" w:cs="Arial"/>
        </w:rPr>
        <w:t>The authors (</w:t>
      </w:r>
      <w:r w:rsidR="00A42987" w:rsidRPr="0002779E">
        <w:rPr>
          <w:rFonts w:ascii="Arial" w:hAnsi="Arial" w:cs="Arial"/>
        </w:rPr>
        <w:t>60</w:t>
      </w:r>
      <w:r w:rsidRPr="0002779E">
        <w:rPr>
          <w:rFonts w:ascii="Arial" w:hAnsi="Arial" w:cs="Arial"/>
        </w:rPr>
        <w:t xml:space="preserve">) asserted this plot </w:t>
      </w:r>
      <w:r w:rsidR="008A51DE" w:rsidRPr="0002779E">
        <w:rPr>
          <w:rFonts w:ascii="Arial" w:hAnsi="Arial" w:cs="Arial"/>
        </w:rPr>
        <w:t>reveals</w:t>
      </w:r>
      <w:r w:rsidRPr="0002779E">
        <w:rPr>
          <w:rFonts w:ascii="Arial" w:hAnsi="Arial" w:cs="Arial"/>
        </w:rPr>
        <w:t xml:space="preserve"> the trans-cytolemmal water exchange system to be in the KA model Ls-sL [formerly, SXL] condition (</w:t>
      </w:r>
      <w:r w:rsidR="00C830F0" w:rsidRPr="0002779E">
        <w:rPr>
          <w:rFonts w:ascii="Arial" w:hAnsi="Arial" w:cs="Arial"/>
        </w:rPr>
        <w:t>8,</w:t>
      </w:r>
      <w:r w:rsidR="00B91572" w:rsidRPr="0002779E">
        <w:rPr>
          <w:rFonts w:ascii="Arial" w:hAnsi="Arial" w:cs="Arial"/>
        </w:rPr>
        <w:t>13</w:t>
      </w:r>
      <w:r w:rsidRPr="0002779E">
        <w:rPr>
          <w:rFonts w:ascii="Arial" w:hAnsi="Arial" w:cs="Arial"/>
        </w:rPr>
        <w:t>).  That is: [q</w:t>
      </w:r>
      <w:r w:rsidRPr="0002779E">
        <w:rPr>
          <w:rFonts w:ascii="Arial" w:hAnsi="Arial" w:cs="Arial"/>
          <w:vertAlign w:val="superscript"/>
        </w:rPr>
        <w:t>2</w:t>
      </w:r>
      <w:r w:rsidRPr="0002779E">
        <w:rPr>
          <w:rFonts w:ascii="Arial" w:hAnsi="Arial" w:cs="Arial"/>
        </w:rPr>
        <w:sym w:font="Symbol" w:char="F044"/>
      </w:r>
      <w:r w:rsidRPr="0002779E">
        <w:rPr>
          <w:rFonts w:ascii="Arial" w:hAnsi="Arial" w:cs="Arial"/>
        </w:rPr>
        <w:t xml:space="preserve">D =] </w:t>
      </w:r>
      <w:r w:rsidRPr="0002779E">
        <w:rPr>
          <w:rFonts w:ascii="Arial" w:hAnsi="Arial" w:cs="Arial"/>
        </w:rPr>
        <w:sym w:font="Symbol" w:char="F06B"/>
      </w:r>
      <w:r w:rsidRPr="0002779E">
        <w:rPr>
          <w:rFonts w:ascii="Arial" w:hAnsi="Arial" w:cs="Arial"/>
          <w:vertAlign w:val="subscript"/>
        </w:rPr>
        <w:t>Dio</w:t>
      </w:r>
      <w:r w:rsidRPr="0002779E">
        <w:rPr>
          <w:rFonts w:ascii="Arial" w:hAnsi="Arial" w:cs="Arial"/>
        </w:rPr>
        <w:t xml:space="preserve"> &gt;</w:t>
      </w:r>
      <w:r w:rsidR="00B55719" w:rsidRPr="0002779E">
        <w:rPr>
          <w:rFonts w:ascii="Arial" w:hAnsi="Arial" w:cs="Arial"/>
        </w:rPr>
        <w:t>&gt;</w:t>
      </w:r>
      <w:r w:rsidRPr="0002779E">
        <w:rPr>
          <w:rFonts w:ascii="Arial" w:hAnsi="Arial" w:cs="Arial"/>
        </w:rPr>
        <w:t xml:space="preserve"> k [= k</w:t>
      </w:r>
      <w:r w:rsidRPr="0002779E">
        <w:rPr>
          <w:rFonts w:ascii="Arial" w:hAnsi="Arial" w:cs="Arial"/>
          <w:vertAlign w:val="subscript"/>
        </w:rPr>
        <w:t>io</w:t>
      </w:r>
      <w:r w:rsidRPr="0002779E">
        <w:rPr>
          <w:rFonts w:ascii="Arial" w:hAnsi="Arial" w:cs="Arial"/>
        </w:rPr>
        <w:t xml:space="preserve"> + k</w:t>
      </w:r>
      <w:r w:rsidRPr="0002779E">
        <w:rPr>
          <w:rFonts w:ascii="Arial" w:hAnsi="Arial" w:cs="Arial"/>
          <w:vertAlign w:val="subscript"/>
        </w:rPr>
        <w:t>oi</w:t>
      </w:r>
      <w:r w:rsidRPr="0002779E">
        <w:rPr>
          <w:rFonts w:ascii="Arial" w:hAnsi="Arial" w:cs="Arial"/>
        </w:rPr>
        <w:t>].  The q</w:t>
      </w:r>
      <w:r w:rsidRPr="0002779E">
        <w:rPr>
          <w:rFonts w:ascii="Arial" w:hAnsi="Arial" w:cs="Arial"/>
          <w:vertAlign w:val="superscript"/>
        </w:rPr>
        <w:t>2</w:t>
      </w:r>
      <w:r w:rsidRPr="0002779E">
        <w:rPr>
          <w:rFonts w:ascii="Arial" w:hAnsi="Arial" w:cs="Arial"/>
        </w:rPr>
        <w:t xml:space="preserve"> value 0.49 (</w:t>
      </w:r>
      <w:r w:rsidRPr="0002779E">
        <w:rPr>
          <w:rFonts w:ascii="Times New Roman" w:hAnsi="Times New Roman" w:cs="Times New Roman"/>
        </w:rPr>
        <w:t>μ</w:t>
      </w:r>
      <w:r w:rsidRPr="0002779E">
        <w:rPr>
          <w:rFonts w:ascii="Arial" w:hAnsi="Arial" w:cs="Arial"/>
        </w:rPr>
        <w:t>m)</w:t>
      </w:r>
      <w:r w:rsidRPr="0002779E">
        <w:rPr>
          <w:rFonts w:ascii="Arial" w:hAnsi="Arial" w:cs="Arial"/>
          <w:vertAlign w:val="superscript"/>
        </w:rPr>
        <w:t>-2</w:t>
      </w:r>
      <w:r w:rsidRPr="0002779E">
        <w:rPr>
          <w:rFonts w:ascii="Arial" w:hAnsi="Arial" w:cs="Arial"/>
        </w:rPr>
        <w:t xml:space="preserve"> [Table S1] is sufficient to achieve this.  This KA condition is qualitatively different from all others</w:t>
      </w:r>
      <w:r w:rsidR="00A52F04" w:rsidRPr="0002779E">
        <w:rPr>
          <w:rFonts w:ascii="Arial" w:hAnsi="Arial" w:cs="Arial"/>
        </w:rPr>
        <w:t>, which cannot be analytically solved</w:t>
      </w:r>
      <w:r w:rsidRPr="0002779E">
        <w:rPr>
          <w:rFonts w:ascii="Arial" w:hAnsi="Arial" w:cs="Arial"/>
        </w:rPr>
        <w:t xml:space="preserve"> (</w:t>
      </w:r>
      <w:r w:rsidR="00B91572" w:rsidRPr="0002779E">
        <w:rPr>
          <w:rFonts w:ascii="Arial" w:hAnsi="Arial" w:cs="Arial"/>
        </w:rPr>
        <w:t>13</w:t>
      </w:r>
      <w:r w:rsidRPr="0002779E">
        <w:rPr>
          <w:rFonts w:ascii="Arial" w:hAnsi="Arial" w:cs="Arial"/>
        </w:rPr>
        <w:t xml:space="preserve">).  </w:t>
      </w:r>
      <w:r w:rsidR="001B1ACA" w:rsidRPr="0002779E">
        <w:rPr>
          <w:rFonts w:ascii="Arial" w:hAnsi="Arial" w:cs="Arial"/>
        </w:rPr>
        <w:t>In an </w:t>
      </w:r>
      <w:r w:rsidR="00EC79ED" w:rsidRPr="0002779E">
        <w:rPr>
          <w:rFonts w:ascii="Arial" w:hAnsi="Arial" w:cs="Arial"/>
        </w:rPr>
        <w:t>SDE</w:t>
      </w:r>
      <w:r w:rsidR="00B55719" w:rsidRPr="0002779E">
        <w:rPr>
          <w:rFonts w:ascii="Arial" w:hAnsi="Arial" w:cs="Arial"/>
        </w:rPr>
        <w:noBreakHyphen/>
      </w:r>
      <w:r w:rsidRPr="0002779E">
        <w:rPr>
          <w:rFonts w:ascii="Arial" w:hAnsi="Arial" w:cs="Arial"/>
        </w:rPr>
        <w:t xml:space="preserve">CG decay, the abscissa essentially </w:t>
      </w:r>
      <w:r w:rsidR="00B55719" w:rsidRPr="0002779E">
        <w:rPr>
          <w:rFonts w:ascii="Arial" w:hAnsi="Arial" w:cs="Arial"/>
        </w:rPr>
        <w:t xml:space="preserve">represents </w:t>
      </w:r>
      <w:r w:rsidRPr="0002779E">
        <w:rPr>
          <w:rFonts w:ascii="Arial" w:hAnsi="Arial" w:cs="Arial"/>
        </w:rPr>
        <w:t>t</w:t>
      </w:r>
      <w:r w:rsidRPr="0002779E">
        <w:rPr>
          <w:rFonts w:ascii="Arial" w:hAnsi="Arial" w:cs="Arial"/>
          <w:vertAlign w:val="subscript"/>
        </w:rPr>
        <w:t>D</w:t>
      </w:r>
      <w:r w:rsidRPr="0002779E">
        <w:rPr>
          <w:rFonts w:ascii="Arial" w:hAnsi="Arial" w:cs="Arial"/>
        </w:rPr>
        <w:t xml:space="preserve"> [b </w:t>
      </w:r>
      <w:r w:rsidRPr="0002779E">
        <w:rPr>
          <w:rFonts w:ascii="Arial" w:hAnsi="Arial" w:cs="Arial"/>
          <w:b/>
        </w:rPr>
        <w:sym w:font="Symbol" w:char="F0B5"/>
      </w:r>
      <w:r w:rsidRPr="0002779E">
        <w:rPr>
          <w:rFonts w:ascii="Arial" w:hAnsi="Arial" w:cs="Arial"/>
        </w:rPr>
        <w:t xml:space="preserve"> t</w:t>
      </w:r>
      <w:r w:rsidRPr="0002779E">
        <w:rPr>
          <w:rFonts w:ascii="Arial" w:hAnsi="Arial" w:cs="Arial"/>
          <w:vertAlign w:val="subscript"/>
        </w:rPr>
        <w:t>D</w:t>
      </w:r>
      <w:r w:rsidRPr="0002779E">
        <w:rPr>
          <w:rFonts w:ascii="Arial" w:hAnsi="Arial" w:cs="Arial"/>
        </w:rPr>
        <w:t>].  When t</w:t>
      </w:r>
      <w:r w:rsidRPr="0002779E">
        <w:rPr>
          <w:rFonts w:ascii="Arial" w:hAnsi="Arial" w:cs="Arial"/>
          <w:vertAlign w:val="subscript"/>
        </w:rPr>
        <w:t>D</w:t>
      </w:r>
      <w:r w:rsidRPr="0002779E">
        <w:rPr>
          <w:rFonts w:ascii="Arial" w:hAnsi="Arial" w:cs="Arial"/>
        </w:rPr>
        <w:t xml:space="preserve"> becomes sufficient that </w:t>
      </w:r>
      <w:r w:rsidR="001B1ACA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  <w:vertAlign w:val="superscript"/>
        </w:rPr>
        <w:t>1</w:t>
      </w:r>
      <w:r w:rsidRPr="0002779E">
        <w:rPr>
          <w:rFonts w:ascii="Arial" w:hAnsi="Arial" w:cs="Arial"/>
        </w:rPr>
        <w:t>H</w:t>
      </w:r>
      <w:r w:rsidRPr="0002779E">
        <w:rPr>
          <w:rFonts w:ascii="Arial" w:hAnsi="Arial" w:cs="Arial"/>
          <w:vertAlign w:val="subscript"/>
        </w:rPr>
        <w:t>2</w:t>
      </w:r>
      <w:r w:rsidRPr="0002779E">
        <w:rPr>
          <w:rFonts w:ascii="Arial" w:hAnsi="Arial" w:cs="Arial"/>
        </w:rPr>
        <w:t>O</w:t>
      </w:r>
      <w:r w:rsidRPr="0002779E">
        <w:rPr>
          <w:rFonts w:ascii="Arial" w:hAnsi="Arial" w:cs="Arial"/>
          <w:vertAlign w:val="subscript"/>
        </w:rPr>
        <w:t>o</w:t>
      </w:r>
      <w:r w:rsidRPr="0002779E">
        <w:rPr>
          <w:rFonts w:ascii="Arial" w:hAnsi="Arial" w:cs="Arial"/>
        </w:rPr>
        <w:t xml:space="preserve"> coherence has dissipated, </w:t>
      </w:r>
      <w:r w:rsidR="00A52F04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>decay slope becomes –k</w:t>
      </w:r>
      <w:r w:rsidRPr="0002779E">
        <w:rPr>
          <w:rFonts w:ascii="Arial" w:hAnsi="Arial" w:cs="Arial"/>
          <w:vertAlign w:val="subscript"/>
        </w:rPr>
        <w:t>io</w:t>
      </w:r>
      <w:r w:rsidRPr="0002779E">
        <w:rPr>
          <w:rFonts w:ascii="Arial" w:hAnsi="Arial" w:cs="Arial"/>
        </w:rPr>
        <w:t xml:space="preserve"> (</w:t>
      </w:r>
      <w:r w:rsidR="00B91572" w:rsidRPr="0002779E">
        <w:rPr>
          <w:rFonts w:ascii="Arial" w:hAnsi="Arial" w:cs="Arial"/>
        </w:rPr>
        <w:t>13</w:t>
      </w:r>
      <w:r w:rsidRPr="0002779E">
        <w:rPr>
          <w:rFonts w:ascii="Arial" w:hAnsi="Arial" w:cs="Arial"/>
        </w:rPr>
        <w:t xml:space="preserve">).  The decay is no longer diffusion-limited, </w:t>
      </w:r>
      <w:r w:rsidR="00A52F04" w:rsidRPr="0002779E">
        <w:rPr>
          <w:rFonts w:ascii="Arial" w:hAnsi="Arial" w:cs="Arial"/>
        </w:rPr>
        <w:t>but </w:t>
      </w:r>
      <w:r w:rsidRPr="0002779E">
        <w:rPr>
          <w:rFonts w:ascii="Arial" w:hAnsi="Arial" w:cs="Arial"/>
        </w:rPr>
        <w:t xml:space="preserve">efflux-limited.  </w:t>
      </w:r>
      <w:r w:rsidR="00EC79ED" w:rsidRPr="0002779E">
        <w:rPr>
          <w:rFonts w:ascii="Arial" w:hAnsi="Arial" w:cs="Arial"/>
        </w:rPr>
        <w:t>This is a natural decay articulation; a non-Gaussian/</w:t>
      </w:r>
      <w:r w:rsidR="00B55719" w:rsidRPr="0002779E">
        <w:rPr>
          <w:rFonts w:ascii="Arial" w:hAnsi="Arial" w:cs="Arial"/>
        </w:rPr>
        <w:t>pseudo-</w:t>
      </w:r>
      <w:r w:rsidR="00EC79ED" w:rsidRPr="0002779E">
        <w:rPr>
          <w:rFonts w:ascii="Arial" w:hAnsi="Arial" w:cs="Arial"/>
        </w:rPr>
        <w:t>Gaussian switchover [</w:t>
      </w:r>
      <w:r w:rsidR="00B55719" w:rsidRPr="0002779E">
        <w:rPr>
          <w:rFonts w:ascii="Arial" w:hAnsi="Arial" w:cs="Arial"/>
        </w:rPr>
        <w:t>a </w:t>
      </w:r>
      <w:r w:rsidR="00EC79ED" w:rsidRPr="0002779E">
        <w:rPr>
          <w:rFonts w:ascii="Arial" w:hAnsi="Arial" w:cs="Arial"/>
        </w:rPr>
        <w:t>non</w:t>
      </w:r>
      <w:r w:rsidR="00B55719" w:rsidRPr="0002779E">
        <w:rPr>
          <w:rFonts w:ascii="Arial" w:hAnsi="Arial" w:cs="Arial"/>
        </w:rPr>
        <w:noBreakHyphen/>
      </w:r>
      <w:r w:rsidR="00EC79ED" w:rsidRPr="0002779E">
        <w:rPr>
          <w:rFonts w:ascii="Arial" w:hAnsi="Arial" w:cs="Arial"/>
        </w:rPr>
        <w:t>linear/linear switchover in the semi-log plot].  The </w:t>
      </w:r>
      <w:r w:rsidRPr="0002779E">
        <w:rPr>
          <w:rFonts w:ascii="Arial" w:hAnsi="Arial" w:cs="Arial"/>
        </w:rPr>
        <w:t>cellular efflux rate constant can</w:t>
      </w:r>
      <w:r w:rsidR="00EC79ED" w:rsidRPr="0002779E">
        <w:rPr>
          <w:rFonts w:ascii="Arial" w:hAnsi="Arial" w:cs="Arial"/>
        </w:rPr>
        <w:t xml:space="preserve"> then </w:t>
      </w:r>
      <w:r w:rsidR="00EC79ED">
        <w:rPr>
          <w:rFonts w:ascii="Arial" w:hAnsi="Arial" w:cs="Arial"/>
        </w:rPr>
        <w:t>be</w:t>
      </w:r>
      <w:r>
        <w:rPr>
          <w:rFonts w:ascii="Arial" w:hAnsi="Arial" w:cs="Arial"/>
        </w:rPr>
        <w:t xml:space="preserve"> determined directly from </w:t>
      </w:r>
      <w:r w:rsidR="00A52F04">
        <w:rPr>
          <w:rFonts w:ascii="Arial" w:hAnsi="Arial" w:cs="Arial"/>
        </w:rPr>
        <w:t>the </w:t>
      </w:r>
      <w:r w:rsidR="00EC79ED">
        <w:rPr>
          <w:rFonts w:ascii="Arial" w:hAnsi="Arial" w:cs="Arial"/>
        </w:rPr>
        <w:t>now</w:t>
      </w:r>
      <w:r w:rsidR="00A52F04">
        <w:rPr>
          <w:rFonts w:ascii="Arial" w:hAnsi="Arial" w:cs="Arial"/>
        </w:rPr>
        <w:noBreakHyphen/>
      </w:r>
      <w:r>
        <w:rPr>
          <w:rFonts w:ascii="Arial" w:hAnsi="Arial" w:cs="Arial"/>
        </w:rPr>
        <w:t>linear decay.  From the green decay limiting slope, Leibfritz and co</w:t>
      </w:r>
      <w:r>
        <w:rPr>
          <w:rFonts w:ascii="Arial" w:hAnsi="Arial" w:cs="Arial"/>
        </w:rPr>
        <w:noBreakHyphen/>
        <w:t>workers determined k</w:t>
      </w:r>
      <w:r w:rsidRPr="00532800">
        <w:rPr>
          <w:rFonts w:ascii="Arial" w:hAnsi="Arial" w:cs="Arial"/>
          <w:vertAlign w:val="subscript"/>
        </w:rPr>
        <w:t>io</w:t>
      </w:r>
      <w:r>
        <w:rPr>
          <w:rFonts w:ascii="Arial" w:hAnsi="Arial" w:cs="Arial"/>
        </w:rPr>
        <w:t xml:space="preserve"> = 1.</w:t>
      </w:r>
      <w:r w:rsidR="00A52F04">
        <w:rPr>
          <w:rFonts w:ascii="Arial" w:hAnsi="Arial" w:cs="Arial"/>
        </w:rPr>
        <w:t>61 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sym w:font="Symbol" w:char="F0B1"/>
      </w:r>
      <w:r>
        <w:rPr>
          <w:rFonts w:ascii="Arial" w:hAnsi="Arial" w:cs="Arial"/>
        </w:rPr>
        <w:t>0.08) s</w:t>
      </w:r>
      <w:r w:rsidRPr="00532800"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for anesthetized rat brain GM [</w:t>
      </w:r>
      <w:r w:rsidR="00EC79ED">
        <w:rPr>
          <w:rFonts w:ascii="Arial" w:hAnsi="Arial" w:cs="Arial"/>
        </w:rPr>
        <w:t>n </w:t>
      </w:r>
      <w:r>
        <w:rPr>
          <w:rFonts w:ascii="Arial" w:hAnsi="Arial" w:cs="Arial"/>
        </w:rPr>
        <w:t>= 3</w:t>
      </w:r>
      <w:r w:rsidRPr="0002779E">
        <w:rPr>
          <w:rFonts w:ascii="Arial" w:hAnsi="Arial" w:cs="Arial"/>
        </w:rPr>
        <w:t>] (</w:t>
      </w:r>
      <w:r w:rsidR="00A42987" w:rsidRPr="0002779E">
        <w:rPr>
          <w:rFonts w:ascii="Arial" w:hAnsi="Arial" w:cs="Arial"/>
        </w:rPr>
        <w:t>60</w:t>
      </w:r>
      <w:r w:rsidRPr="0002779E">
        <w:rPr>
          <w:rFonts w:ascii="Arial" w:hAnsi="Arial" w:cs="Arial"/>
        </w:rPr>
        <w:t>).</w:t>
      </w:r>
      <w:r w:rsidR="002D728B" w:rsidRPr="0002779E">
        <w:rPr>
          <w:rFonts w:ascii="Arial" w:hAnsi="Arial" w:cs="Arial"/>
        </w:rPr>
        <w:t xml:space="preserve"> </w:t>
      </w:r>
      <w:r w:rsidRPr="0002779E">
        <w:rPr>
          <w:rFonts w:ascii="Arial" w:hAnsi="Arial" w:cs="Arial"/>
        </w:rPr>
        <w:t xml:space="preserve"> </w:t>
      </w:r>
      <w:r w:rsidR="00734849" w:rsidRPr="0002779E">
        <w:rPr>
          <w:rFonts w:ascii="Arial" w:hAnsi="Arial" w:cs="Arial"/>
        </w:rPr>
        <w:t xml:space="preserve">This </w:t>
      </w:r>
      <w:r w:rsidRPr="0002779E">
        <w:rPr>
          <w:rFonts w:ascii="Arial" w:hAnsi="Arial" w:cs="Arial"/>
        </w:rPr>
        <w:t xml:space="preserve">is </w:t>
      </w:r>
      <w:r w:rsidR="00A52F04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 xml:space="preserve">most precise early brain </w:t>
      </w:r>
      <w:r w:rsidR="00EC79ED" w:rsidRPr="0002779E">
        <w:rPr>
          <w:rFonts w:ascii="Arial" w:hAnsi="Arial" w:cs="Arial"/>
        </w:rPr>
        <w:t>k</w:t>
      </w:r>
      <w:r w:rsidR="00EC79ED" w:rsidRPr="0002779E">
        <w:rPr>
          <w:rFonts w:ascii="Arial" w:hAnsi="Arial" w:cs="Arial"/>
          <w:vertAlign w:val="subscript"/>
        </w:rPr>
        <w:t>io</w:t>
      </w:r>
      <w:r w:rsidR="00EC79ED" w:rsidRPr="0002779E">
        <w:rPr>
          <w:rFonts w:ascii="Arial" w:hAnsi="Arial" w:cs="Arial"/>
        </w:rPr>
        <w:t> </w:t>
      </w:r>
      <w:r w:rsidRPr="0002779E">
        <w:rPr>
          <w:rFonts w:ascii="Arial" w:hAnsi="Arial" w:cs="Arial"/>
        </w:rPr>
        <w:t>measurement</w:t>
      </w:r>
      <w:r w:rsidR="00E3440B" w:rsidRPr="0002779E">
        <w:rPr>
          <w:rFonts w:ascii="Arial" w:hAnsi="Arial" w:cs="Arial"/>
        </w:rPr>
        <w:t>, and is in excellent agreement with other [</w:t>
      </w:r>
      <w:r w:rsidR="006019EA" w:rsidRPr="0002779E">
        <w:rPr>
          <w:rFonts w:ascii="Arial" w:hAnsi="Arial" w:cs="Arial"/>
        </w:rPr>
        <w:t>less </w:t>
      </w:r>
      <w:r w:rsidR="00E3440B" w:rsidRPr="0002779E">
        <w:rPr>
          <w:rFonts w:ascii="Arial" w:hAnsi="Arial" w:cs="Arial"/>
        </w:rPr>
        <w:t xml:space="preserve">precise] GM model </w:t>
      </w:r>
      <w:r w:rsidR="00EB7844" w:rsidRPr="0002779E">
        <w:rPr>
          <w:rFonts w:ascii="Arial" w:hAnsi="Arial" w:cs="Arial"/>
        </w:rPr>
        <w:t>determinations</w:t>
      </w:r>
      <w:r w:rsidR="00734849" w:rsidRPr="0002779E">
        <w:rPr>
          <w:rFonts w:ascii="Arial" w:hAnsi="Arial" w:cs="Arial"/>
        </w:rPr>
        <w:t xml:space="preserve"> [Table 3]</w:t>
      </w:r>
      <w:r w:rsidRPr="0002779E">
        <w:rPr>
          <w:rFonts w:ascii="Arial" w:hAnsi="Arial" w:cs="Arial"/>
        </w:rPr>
        <w:t>.</w:t>
      </w:r>
      <w:r w:rsidR="001B1ACA" w:rsidRPr="0002779E">
        <w:rPr>
          <w:rFonts w:ascii="Arial" w:hAnsi="Arial" w:cs="Arial"/>
        </w:rPr>
        <w:t xml:space="preserve">  </w:t>
      </w:r>
      <w:r w:rsidR="001B1ACA" w:rsidRPr="0002779E">
        <w:rPr>
          <w:rFonts w:ascii="Arial" w:hAnsi="Arial" w:cs="Arial"/>
        </w:rPr>
        <w:lastRenderedPageBreak/>
        <w:t xml:space="preserve">However, </w:t>
      </w:r>
      <w:r w:rsidR="008300F9" w:rsidRPr="0002779E">
        <w:rPr>
          <w:rFonts w:ascii="Arial" w:hAnsi="Arial" w:cs="Arial"/>
        </w:rPr>
        <w:t xml:space="preserve">all </w:t>
      </w:r>
      <w:r w:rsidR="001B1ACA" w:rsidRPr="0002779E">
        <w:rPr>
          <w:rFonts w:ascii="Arial" w:hAnsi="Arial" w:cs="Arial"/>
        </w:rPr>
        <w:t xml:space="preserve">these </w:t>
      </w:r>
      <w:r w:rsidR="008300F9" w:rsidRPr="0002779E">
        <w:rPr>
          <w:rFonts w:ascii="Arial" w:hAnsi="Arial" w:cs="Arial"/>
        </w:rPr>
        <w:t xml:space="preserve">literature reports </w:t>
      </w:r>
      <w:r w:rsidR="001B1ACA" w:rsidRPr="0002779E">
        <w:rPr>
          <w:rFonts w:ascii="Arial" w:hAnsi="Arial" w:cs="Arial"/>
        </w:rPr>
        <w:t xml:space="preserve">still used 2SX shutter-speed analyses.  Difficulties with these are discussed in (13) </w:t>
      </w:r>
      <w:r w:rsidR="001B1ACA" w:rsidRPr="00A246F9">
        <w:rPr>
          <w:rFonts w:ascii="Arial" w:hAnsi="Arial" w:cs="Arial"/>
          <w:b/>
        </w:rPr>
        <w:t>S</w:t>
      </w:r>
      <w:r w:rsidR="0050073A" w:rsidRPr="00A246F9">
        <w:rPr>
          <w:rFonts w:ascii="Arial" w:hAnsi="Arial" w:cs="Arial"/>
          <w:b/>
        </w:rPr>
        <w:t>.</w:t>
      </w:r>
      <w:r w:rsidR="001B1ACA" w:rsidRPr="00A246F9">
        <w:rPr>
          <w:rFonts w:ascii="Arial" w:hAnsi="Arial" w:cs="Arial"/>
          <w:b/>
        </w:rPr>
        <w:t>VII</w:t>
      </w:r>
      <w:r w:rsidR="001B1ACA" w:rsidRPr="0002779E">
        <w:rPr>
          <w:rFonts w:ascii="Arial" w:hAnsi="Arial" w:cs="Arial"/>
        </w:rPr>
        <w:t>.</w:t>
      </w:r>
      <w:r w:rsidRPr="0002779E">
        <w:rPr>
          <w:rFonts w:ascii="Arial" w:hAnsi="Arial" w:cs="Arial"/>
        </w:rPr>
        <w:t xml:space="preserve">  </w:t>
      </w:r>
    </w:p>
    <w:p w:rsidR="001E496D" w:rsidRPr="0002779E" w:rsidRDefault="001E496D" w:rsidP="00A22B6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02779E">
        <w:rPr>
          <w:rFonts w:ascii="Arial" w:hAnsi="Arial" w:cs="Arial"/>
        </w:rPr>
        <w:t>When Gruetter and co-workers made the same assumption for their Fig. S1a red SDE-CT decay, they obtained k</w:t>
      </w:r>
      <w:r w:rsidRPr="0002779E">
        <w:rPr>
          <w:rFonts w:ascii="Arial" w:hAnsi="Arial" w:cs="Arial"/>
          <w:vertAlign w:val="subscript"/>
        </w:rPr>
        <w:t>io</w:t>
      </w:r>
      <w:r w:rsidRPr="0002779E">
        <w:rPr>
          <w:rFonts w:ascii="Arial" w:hAnsi="Arial" w:cs="Arial"/>
        </w:rPr>
        <w:t xml:space="preserve"> = 8.55 (</w:t>
      </w:r>
      <w:r w:rsidRPr="0002779E">
        <w:rPr>
          <w:rFonts w:ascii="Arial" w:hAnsi="Arial" w:cs="Arial"/>
        </w:rPr>
        <w:sym w:font="Symbol" w:char="F0B1"/>
      </w:r>
      <w:r w:rsidRPr="0002779E">
        <w:rPr>
          <w:rFonts w:ascii="Arial" w:hAnsi="Arial" w:cs="Arial"/>
        </w:rPr>
        <w:t>0.30) s</w:t>
      </w:r>
      <w:r w:rsidRPr="0002779E">
        <w:rPr>
          <w:rFonts w:ascii="Arial" w:hAnsi="Arial" w:cs="Arial"/>
          <w:vertAlign w:val="superscript"/>
        </w:rPr>
        <w:t>-1</w:t>
      </w:r>
      <w:r w:rsidRPr="0002779E">
        <w:rPr>
          <w:rFonts w:ascii="Arial" w:hAnsi="Arial" w:cs="Arial"/>
        </w:rPr>
        <w:t xml:space="preserve"> for anesthetized rat brain GM (</w:t>
      </w:r>
      <w:r w:rsidR="00A42987" w:rsidRPr="0002779E">
        <w:rPr>
          <w:rFonts w:ascii="Arial" w:hAnsi="Arial" w:cs="Arial"/>
        </w:rPr>
        <w:t>62</w:t>
      </w:r>
      <w:r w:rsidRPr="0002779E">
        <w:rPr>
          <w:rFonts w:ascii="Arial" w:hAnsi="Arial" w:cs="Arial"/>
        </w:rPr>
        <w:t xml:space="preserve">).  As shown in </w:t>
      </w:r>
      <w:r w:rsidR="00456974" w:rsidRPr="0002779E">
        <w:rPr>
          <w:rFonts w:ascii="Arial" w:hAnsi="Arial" w:cs="Arial"/>
        </w:rPr>
        <w:t>Table 3</w:t>
      </w:r>
      <w:r w:rsidRPr="0002779E">
        <w:rPr>
          <w:rFonts w:ascii="Arial" w:hAnsi="Arial" w:cs="Arial"/>
        </w:rPr>
        <w:t xml:space="preserve">, </w:t>
      </w:r>
      <w:r w:rsidR="00EC79ED" w:rsidRPr="0002779E">
        <w:rPr>
          <w:rFonts w:ascii="Arial" w:hAnsi="Arial" w:cs="Arial"/>
        </w:rPr>
        <w:t>this </w:t>
      </w:r>
      <w:r w:rsidRPr="0002779E">
        <w:rPr>
          <w:rFonts w:ascii="Arial" w:hAnsi="Arial" w:cs="Arial"/>
        </w:rPr>
        <w:t xml:space="preserve">disagrees with </w:t>
      </w:r>
      <w:r w:rsidR="00B55719" w:rsidRPr="0002779E">
        <w:rPr>
          <w:rFonts w:ascii="Arial" w:hAnsi="Arial" w:cs="Arial"/>
        </w:rPr>
        <w:t>the </w:t>
      </w:r>
      <w:r w:rsidRPr="0002779E">
        <w:rPr>
          <w:rFonts w:ascii="Arial" w:hAnsi="Arial" w:cs="Arial"/>
        </w:rPr>
        <w:t>other GM model measurements.  This is likely because of either</w:t>
      </w:r>
      <w:r w:rsidR="00A52F04" w:rsidRPr="0002779E">
        <w:rPr>
          <w:rFonts w:ascii="Arial" w:hAnsi="Arial" w:cs="Arial"/>
        </w:rPr>
        <w:t>:</w:t>
      </w:r>
      <w:r w:rsidRPr="0002779E">
        <w:rPr>
          <w:rFonts w:ascii="Arial" w:hAnsi="Arial" w:cs="Arial"/>
        </w:rPr>
        <w:t xml:space="preserve"> </w:t>
      </w:r>
      <w:r w:rsidR="00A52F04" w:rsidRPr="0002779E">
        <w:rPr>
          <w:rFonts w:ascii="Arial" w:hAnsi="Arial" w:cs="Arial"/>
        </w:rPr>
        <w:t xml:space="preserve">a.) </w:t>
      </w:r>
      <w:r w:rsidRPr="0002779E">
        <w:rPr>
          <w:rFonts w:ascii="Arial" w:hAnsi="Arial" w:cs="Arial"/>
        </w:rPr>
        <w:t xml:space="preserve">their </w:t>
      </w:r>
      <w:r w:rsidR="00EB7844" w:rsidRPr="0002779E">
        <w:rPr>
          <w:rFonts w:ascii="Arial" w:hAnsi="Arial" w:cs="Arial"/>
        </w:rPr>
        <w:t xml:space="preserve">acquisition is </w:t>
      </w:r>
      <w:r w:rsidR="00EC79ED" w:rsidRPr="0002779E">
        <w:rPr>
          <w:rFonts w:ascii="Arial" w:hAnsi="Arial" w:cs="Arial"/>
        </w:rPr>
        <w:t>SDE-</w:t>
      </w:r>
      <w:r w:rsidRPr="0002779E">
        <w:rPr>
          <w:rFonts w:ascii="Arial" w:hAnsi="Arial" w:cs="Arial"/>
        </w:rPr>
        <w:t>CT</w:t>
      </w:r>
      <w:r w:rsidR="006019EA" w:rsidRPr="0002779E">
        <w:rPr>
          <w:rFonts w:ascii="Arial" w:hAnsi="Arial" w:cs="Arial"/>
        </w:rPr>
        <w:t xml:space="preserve">, </w:t>
      </w:r>
      <w:r w:rsidR="001B1ACA" w:rsidRPr="0002779E">
        <w:rPr>
          <w:rFonts w:ascii="Arial" w:hAnsi="Arial" w:cs="Arial"/>
        </w:rPr>
        <w:t>or </w:t>
      </w:r>
      <w:r w:rsidR="00A52F04" w:rsidRPr="0002779E">
        <w:rPr>
          <w:rFonts w:ascii="Arial" w:hAnsi="Arial" w:cs="Arial"/>
        </w:rPr>
        <w:t>b</w:t>
      </w:r>
      <w:r w:rsidR="001B1ACA" w:rsidRPr="0002779E">
        <w:rPr>
          <w:rFonts w:ascii="Arial" w:hAnsi="Arial" w:cs="Arial"/>
        </w:rPr>
        <w:t>.) </w:t>
      </w:r>
      <w:r w:rsidRPr="0002779E">
        <w:rPr>
          <w:rFonts w:ascii="Arial" w:hAnsi="Arial" w:cs="Arial"/>
        </w:rPr>
        <w:t>their b</w:t>
      </w:r>
      <w:r w:rsidRPr="0002779E">
        <w:rPr>
          <w:rFonts w:ascii="Arial" w:hAnsi="Arial" w:cs="Arial"/>
          <w:vertAlign w:val="subscript"/>
        </w:rPr>
        <w:t>max</w:t>
      </w:r>
      <w:r w:rsidRPr="0002779E">
        <w:rPr>
          <w:rFonts w:ascii="Arial" w:hAnsi="Arial" w:cs="Arial"/>
        </w:rPr>
        <w:t xml:space="preserve"> is only 70,000 s/(mm)</w:t>
      </w:r>
      <w:r w:rsidRPr="0002779E">
        <w:rPr>
          <w:rFonts w:ascii="Arial" w:hAnsi="Arial" w:cs="Arial"/>
          <w:vertAlign w:val="superscript"/>
        </w:rPr>
        <w:t>2</w:t>
      </w:r>
      <w:r w:rsidRPr="0002779E">
        <w:rPr>
          <w:rFonts w:ascii="Arial" w:hAnsi="Arial" w:cs="Arial"/>
        </w:rPr>
        <w:t xml:space="preserve"> [Table S1].  If it is the latter, this means the </w:t>
      </w:r>
      <w:r w:rsidR="00EC79ED" w:rsidRPr="0002779E">
        <w:rPr>
          <w:rFonts w:ascii="Arial" w:hAnsi="Arial" w:cs="Arial"/>
        </w:rPr>
        <w:t>SDE-</w:t>
      </w:r>
      <w:r w:rsidRPr="0002779E">
        <w:rPr>
          <w:rFonts w:ascii="Arial" w:hAnsi="Arial" w:cs="Arial"/>
        </w:rPr>
        <w:t>CG switchover occurs a</w:t>
      </w:r>
      <w:r w:rsidR="00EB7844" w:rsidRPr="0002779E">
        <w:rPr>
          <w:rFonts w:ascii="Arial" w:hAnsi="Arial" w:cs="Arial"/>
        </w:rPr>
        <w:t>t </w:t>
      </w:r>
      <w:r w:rsidRPr="0002779E">
        <w:rPr>
          <w:rFonts w:ascii="Arial" w:hAnsi="Arial" w:cs="Arial"/>
        </w:rPr>
        <w:t>b</w:t>
      </w:r>
      <w:r w:rsidR="00EB7844" w:rsidRPr="0002779E">
        <w:rPr>
          <w:rFonts w:ascii="Arial" w:hAnsi="Arial" w:cs="Arial"/>
        </w:rPr>
        <w:t> </w:t>
      </w:r>
      <w:r w:rsidRPr="0002779E">
        <w:rPr>
          <w:rFonts w:ascii="Arial" w:hAnsi="Arial" w:cs="Arial"/>
        </w:rPr>
        <w:t>&gt;</w:t>
      </w:r>
      <w:r w:rsidR="00EB7844" w:rsidRPr="0002779E">
        <w:rPr>
          <w:rFonts w:ascii="Arial" w:hAnsi="Arial" w:cs="Arial"/>
        </w:rPr>
        <w:t> </w:t>
      </w:r>
      <w:r w:rsidRPr="0002779E">
        <w:rPr>
          <w:rFonts w:ascii="Arial" w:hAnsi="Arial" w:cs="Arial"/>
        </w:rPr>
        <w:t>70,000 s/(mm)</w:t>
      </w:r>
      <w:r w:rsidRPr="0002779E">
        <w:rPr>
          <w:rFonts w:ascii="Arial" w:hAnsi="Arial" w:cs="Arial"/>
          <w:vertAlign w:val="superscript"/>
        </w:rPr>
        <w:t>2</w:t>
      </w:r>
      <w:r w:rsidRPr="0002779E">
        <w:rPr>
          <w:rFonts w:ascii="Arial" w:hAnsi="Arial" w:cs="Arial"/>
        </w:rPr>
        <w:t xml:space="preserve"> for anesthetized rat brain GM</w:t>
      </w:r>
      <w:r w:rsidR="00EB7844" w:rsidRPr="0002779E">
        <w:rPr>
          <w:rFonts w:ascii="Arial" w:hAnsi="Arial" w:cs="Arial"/>
        </w:rPr>
        <w:t xml:space="preserve">. </w:t>
      </w:r>
      <w:r w:rsidRPr="0002779E">
        <w:rPr>
          <w:rFonts w:ascii="Arial" w:hAnsi="Arial" w:cs="Arial"/>
        </w:rPr>
        <w:t xml:space="preserve"> </w:t>
      </w:r>
      <w:r w:rsidR="006019EA" w:rsidRPr="0002779E">
        <w:rPr>
          <w:rFonts w:ascii="Arial" w:hAnsi="Arial" w:cs="Arial"/>
        </w:rPr>
        <w:t>If we could achieve the Ls-sL condition [</w:t>
      </w:r>
      <w:r w:rsidR="00B55719" w:rsidRPr="0002779E">
        <w:rPr>
          <w:rFonts w:ascii="Arial" w:hAnsi="Arial" w:cs="Arial"/>
          <w:i/>
        </w:rPr>
        <w:t>i.e.</w:t>
      </w:r>
      <w:r w:rsidR="006019EA" w:rsidRPr="0002779E">
        <w:rPr>
          <w:rFonts w:ascii="Arial" w:hAnsi="Arial" w:cs="Arial"/>
        </w:rPr>
        <w:t xml:space="preserve">, </w:t>
      </w:r>
      <w:r w:rsidR="00B55719" w:rsidRPr="0002779E">
        <w:rPr>
          <w:rFonts w:ascii="Arial" w:hAnsi="Arial" w:cs="Arial"/>
        </w:rPr>
        <w:t>reach the </w:t>
      </w:r>
      <w:r w:rsidR="006019EA" w:rsidRPr="0002779E">
        <w:rPr>
          <w:rFonts w:ascii="Arial" w:hAnsi="Arial" w:cs="Arial"/>
        </w:rPr>
        <w:t>switchover] with a clinical instrument, w</w:t>
      </w:r>
      <w:r w:rsidR="00B15D53" w:rsidRPr="0002779E">
        <w:rPr>
          <w:rFonts w:ascii="Arial" w:hAnsi="Arial" w:cs="Arial"/>
        </w:rPr>
        <w:t xml:space="preserve">e </w:t>
      </w:r>
      <w:r w:rsidR="001B1ACA" w:rsidRPr="0002779E">
        <w:rPr>
          <w:rFonts w:ascii="Arial" w:hAnsi="Arial" w:cs="Arial"/>
        </w:rPr>
        <w:t>could</w:t>
      </w:r>
      <w:r w:rsidR="00B15D53" w:rsidRPr="0002779E">
        <w:rPr>
          <w:rFonts w:ascii="Arial" w:hAnsi="Arial" w:cs="Arial"/>
        </w:rPr>
        <w:t xml:space="preserve"> apply SDE-CG diffusion encoding to the entries in</w:t>
      </w:r>
      <w:r w:rsidR="006019EA" w:rsidRPr="0002779E">
        <w:rPr>
          <w:rFonts w:ascii="Arial" w:hAnsi="Arial" w:cs="Arial"/>
        </w:rPr>
        <w:t> </w:t>
      </w:r>
      <w:r w:rsidR="00B15D53" w:rsidRPr="0002779E">
        <w:rPr>
          <w:rFonts w:ascii="Arial" w:hAnsi="Arial" w:cs="Arial"/>
        </w:rPr>
        <w:t>our</w:t>
      </w:r>
      <w:r w:rsidR="006019EA" w:rsidRPr="0002779E">
        <w:rPr>
          <w:rFonts w:ascii="Arial" w:hAnsi="Arial" w:cs="Arial"/>
        </w:rPr>
        <w:t> </w:t>
      </w:r>
      <w:r w:rsidR="00B15D53" w:rsidRPr="0002779E">
        <w:rPr>
          <w:rFonts w:ascii="Arial" w:hAnsi="Arial" w:cs="Arial"/>
        </w:rPr>
        <w:t>molecular displacement [d</w:t>
      </w:r>
      <w:r w:rsidR="00B15D53" w:rsidRPr="0002779E">
        <w:rPr>
          <w:rFonts w:ascii="Arial" w:hAnsi="Arial" w:cs="Arial"/>
          <w:vertAlign w:val="superscript"/>
        </w:rPr>
        <w:t>rms</w:t>
      </w:r>
      <w:r w:rsidR="00B15D53" w:rsidRPr="0002779E">
        <w:rPr>
          <w:rFonts w:ascii="Arial" w:hAnsi="Arial" w:cs="Arial"/>
        </w:rPr>
        <w:t>] library (</w:t>
      </w:r>
      <w:r w:rsidR="008B03CF" w:rsidRPr="0002779E">
        <w:rPr>
          <w:rFonts w:ascii="Arial" w:hAnsi="Arial" w:cs="Arial"/>
        </w:rPr>
        <w:t>13</w:t>
      </w:r>
      <w:r w:rsidR="00B15D53" w:rsidRPr="0002779E">
        <w:rPr>
          <w:rFonts w:ascii="Arial" w:hAnsi="Arial" w:cs="Arial"/>
        </w:rPr>
        <w:t xml:space="preserve">).  </w:t>
      </w: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393235" w:rsidRDefault="00393235" w:rsidP="00B76A31">
      <w:pPr>
        <w:spacing w:line="264" w:lineRule="auto"/>
        <w:contextualSpacing/>
        <w:rPr>
          <w:rFonts w:ascii="Arial" w:hAnsi="Arial" w:cs="Arial"/>
        </w:rPr>
      </w:pPr>
    </w:p>
    <w:p w:rsidR="00393235" w:rsidRDefault="00393235" w:rsidP="00B76A31">
      <w:pPr>
        <w:spacing w:line="264" w:lineRule="auto"/>
        <w:contextualSpacing/>
        <w:rPr>
          <w:rFonts w:ascii="Arial" w:hAnsi="Arial" w:cs="Arial"/>
        </w:rPr>
      </w:pPr>
    </w:p>
    <w:p w:rsidR="00393235" w:rsidRDefault="00393235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Pr="00635B3C" w:rsidRDefault="00B44FCF" w:rsidP="00B76A31">
      <w:pPr>
        <w:spacing w:line="264" w:lineRule="auto"/>
        <w:contextualSpacing/>
        <w:rPr>
          <w:rFonts w:ascii="Arial" w:hAnsi="Arial" w:cs="Arial"/>
        </w:rPr>
      </w:pPr>
      <w:r w:rsidRPr="00635B3C">
        <w:rPr>
          <w:rFonts w:ascii="Arial" w:hAnsi="Arial" w:cs="Arial"/>
          <w:b/>
          <w:i/>
        </w:rPr>
        <w:t xml:space="preserve">S.III.  </w:t>
      </w:r>
      <w:r w:rsidRPr="00635B3C">
        <w:rPr>
          <w:rFonts w:ascii="Arial" w:hAnsi="Arial" w:cs="Arial"/>
          <w:b/>
          <w:i/>
          <w:u w:val="single"/>
        </w:rPr>
        <w:t>References found only in SM</w:t>
      </w:r>
      <w:r w:rsidR="00E21C47">
        <w:rPr>
          <w:rFonts w:ascii="Arial" w:hAnsi="Arial" w:cs="Arial"/>
          <w:b/>
          <w:i/>
          <w:u w:val="single"/>
        </w:rPr>
        <w:t>.</w:t>
      </w:r>
      <w:r>
        <w:rPr>
          <w:rFonts w:ascii="Arial" w:hAnsi="Arial" w:cs="Arial"/>
        </w:rPr>
        <w:t xml:space="preserve">  </w:t>
      </w:r>
    </w:p>
    <w:p w:rsidR="00EB7844" w:rsidRDefault="00EB7844" w:rsidP="00B76A31">
      <w:pPr>
        <w:spacing w:line="264" w:lineRule="auto"/>
        <w:contextualSpacing/>
        <w:rPr>
          <w:rFonts w:ascii="Arial" w:hAnsi="Arial" w:cs="Arial"/>
        </w:rPr>
      </w:pPr>
    </w:p>
    <w:p w:rsidR="00FF4CF9" w:rsidRPr="002A225E" w:rsidRDefault="00FF4CF9" w:rsidP="005F0C1E">
      <w:pPr>
        <w:pStyle w:val="ListParagraph"/>
        <w:numPr>
          <w:ilvl w:val="0"/>
          <w:numId w:val="38"/>
        </w:numPr>
        <w:spacing w:after="60" w:line="264" w:lineRule="auto"/>
        <w:contextualSpacing w:val="0"/>
        <w:jc w:val="both"/>
        <w:rPr>
          <w:rFonts w:ascii="Arial" w:eastAsia="Times New Roman" w:hAnsi="Arial" w:cs="Arial"/>
          <w:b/>
          <w:sz w:val="17"/>
          <w:szCs w:val="17"/>
        </w:rPr>
      </w:pPr>
      <w:r w:rsidRPr="002A225E">
        <w:rPr>
          <w:rFonts w:ascii="Arial" w:eastAsia="Times New Roman" w:hAnsi="Arial" w:cs="Arial"/>
          <w:sz w:val="17"/>
          <w:szCs w:val="17"/>
        </w:rPr>
        <w:t>Li</w:t>
      </w:r>
      <w:r>
        <w:rPr>
          <w:rFonts w:ascii="Arial" w:eastAsia="Times New Roman" w:hAnsi="Arial" w:cs="Arial"/>
          <w:sz w:val="17"/>
          <w:szCs w:val="17"/>
        </w:rPr>
        <w:t xml:space="preserve"> X</w:t>
      </w:r>
      <w:r w:rsidRPr="002A225E">
        <w:rPr>
          <w:rFonts w:ascii="Arial" w:eastAsia="Times New Roman" w:hAnsi="Arial" w:cs="Arial"/>
          <w:sz w:val="17"/>
          <w:szCs w:val="17"/>
        </w:rPr>
        <w:t>, Cai</w:t>
      </w:r>
      <w:r>
        <w:rPr>
          <w:rFonts w:ascii="Arial" w:eastAsia="Times New Roman" w:hAnsi="Arial" w:cs="Arial"/>
          <w:sz w:val="17"/>
          <w:szCs w:val="17"/>
        </w:rPr>
        <w:t xml:space="preserve"> Y</w:t>
      </w:r>
      <w:r w:rsidRPr="002A225E">
        <w:rPr>
          <w:rFonts w:ascii="Arial" w:eastAsia="Times New Roman" w:hAnsi="Arial" w:cs="Arial"/>
          <w:sz w:val="17"/>
          <w:szCs w:val="17"/>
        </w:rPr>
        <w:t>, Moloney</w:t>
      </w:r>
      <w:r>
        <w:rPr>
          <w:rFonts w:ascii="Arial" w:eastAsia="Times New Roman" w:hAnsi="Arial" w:cs="Arial"/>
          <w:sz w:val="17"/>
          <w:szCs w:val="17"/>
        </w:rPr>
        <w:t xml:space="preserve"> B</w:t>
      </w:r>
      <w:r w:rsidRPr="002A225E">
        <w:rPr>
          <w:rFonts w:ascii="Arial" w:eastAsia="Times New Roman" w:hAnsi="Arial" w:cs="Arial"/>
          <w:sz w:val="17"/>
          <w:szCs w:val="17"/>
        </w:rPr>
        <w:t>, Chen</w:t>
      </w:r>
      <w:r>
        <w:rPr>
          <w:rFonts w:ascii="Arial" w:eastAsia="Times New Roman" w:hAnsi="Arial" w:cs="Arial"/>
          <w:sz w:val="17"/>
          <w:szCs w:val="17"/>
        </w:rPr>
        <w:t xml:space="preserve"> Y</w:t>
      </w:r>
      <w:r w:rsidRPr="002A225E">
        <w:rPr>
          <w:rFonts w:ascii="Arial" w:eastAsia="Times New Roman" w:hAnsi="Arial" w:cs="Arial"/>
          <w:sz w:val="17"/>
          <w:szCs w:val="17"/>
        </w:rPr>
        <w:t>, Huang</w:t>
      </w:r>
      <w:r>
        <w:rPr>
          <w:rFonts w:ascii="Arial" w:eastAsia="Times New Roman" w:hAnsi="Arial" w:cs="Arial"/>
          <w:sz w:val="17"/>
          <w:szCs w:val="17"/>
        </w:rPr>
        <w:t xml:space="preserve"> W</w:t>
      </w:r>
      <w:r w:rsidRPr="002A225E">
        <w:rPr>
          <w:rFonts w:ascii="Arial" w:eastAsia="Times New Roman" w:hAnsi="Arial" w:cs="Arial"/>
          <w:sz w:val="17"/>
          <w:szCs w:val="17"/>
        </w:rPr>
        <w:t>, Woods</w:t>
      </w:r>
      <w:r>
        <w:rPr>
          <w:rFonts w:ascii="Arial" w:eastAsia="Times New Roman" w:hAnsi="Arial" w:cs="Arial"/>
          <w:sz w:val="17"/>
          <w:szCs w:val="17"/>
        </w:rPr>
        <w:t xml:space="preserve"> M</w:t>
      </w:r>
      <w:r w:rsidRPr="002A225E">
        <w:rPr>
          <w:rFonts w:ascii="Arial" w:eastAsia="Times New Roman" w:hAnsi="Arial" w:cs="Arial"/>
          <w:sz w:val="17"/>
          <w:szCs w:val="17"/>
        </w:rPr>
        <w:t>, Coakley</w:t>
      </w:r>
      <w:r>
        <w:rPr>
          <w:rFonts w:ascii="Arial" w:eastAsia="Times New Roman" w:hAnsi="Arial" w:cs="Arial"/>
          <w:sz w:val="17"/>
          <w:szCs w:val="17"/>
        </w:rPr>
        <w:t xml:space="preserve"> FV</w:t>
      </w:r>
      <w:r w:rsidRPr="002A225E">
        <w:rPr>
          <w:rFonts w:ascii="Arial" w:eastAsia="Times New Roman" w:hAnsi="Arial" w:cs="Arial"/>
          <w:sz w:val="17"/>
          <w:szCs w:val="17"/>
        </w:rPr>
        <w:t>, Rooney</w:t>
      </w:r>
      <w:r>
        <w:rPr>
          <w:rFonts w:ascii="Arial" w:eastAsia="Times New Roman" w:hAnsi="Arial" w:cs="Arial"/>
          <w:sz w:val="17"/>
          <w:szCs w:val="17"/>
        </w:rPr>
        <w:t xml:space="preserve"> WD</w:t>
      </w:r>
      <w:r w:rsidRPr="002A225E">
        <w:rPr>
          <w:rFonts w:ascii="Arial" w:eastAsia="Times New Roman" w:hAnsi="Arial" w:cs="Arial"/>
          <w:sz w:val="17"/>
          <w:szCs w:val="17"/>
        </w:rPr>
        <w:t>, Garzotto</w:t>
      </w:r>
      <w:r>
        <w:rPr>
          <w:rFonts w:ascii="Arial" w:eastAsia="Times New Roman" w:hAnsi="Arial" w:cs="Arial"/>
          <w:sz w:val="17"/>
          <w:szCs w:val="17"/>
        </w:rPr>
        <w:t xml:space="preserve"> MG</w:t>
      </w:r>
      <w:r w:rsidRPr="002A225E">
        <w:rPr>
          <w:rFonts w:ascii="Arial" w:eastAsia="Times New Roman" w:hAnsi="Arial" w:cs="Arial"/>
          <w:sz w:val="17"/>
          <w:szCs w:val="17"/>
        </w:rPr>
        <w:t>, Springer</w:t>
      </w:r>
      <w:r>
        <w:rPr>
          <w:rFonts w:ascii="Arial" w:eastAsia="Times New Roman" w:hAnsi="Arial" w:cs="Arial"/>
          <w:sz w:val="17"/>
          <w:szCs w:val="17"/>
        </w:rPr>
        <w:t xml:space="preserve"> CS. </w:t>
      </w:r>
      <w:r w:rsidRPr="002A225E">
        <w:rPr>
          <w:rFonts w:ascii="Arial" w:eastAsia="Times New Roman" w:hAnsi="Arial" w:cs="Arial"/>
          <w:sz w:val="17"/>
          <w:szCs w:val="17"/>
        </w:rPr>
        <w:t xml:space="preserve"> Relative sensitivities of DCE-MRI pharmacokinetic parameters to arterial input function (AIF) scaling.  </w:t>
      </w:r>
      <w:r w:rsidRPr="002A225E">
        <w:rPr>
          <w:rFonts w:ascii="Arial" w:eastAsia="Times New Roman" w:hAnsi="Arial" w:cs="Arial"/>
          <w:i/>
          <w:sz w:val="17"/>
          <w:szCs w:val="17"/>
        </w:rPr>
        <w:t>J. Magn. Reson.</w:t>
      </w:r>
      <w:r>
        <w:rPr>
          <w:rFonts w:ascii="Arial" w:eastAsia="Times New Roman" w:hAnsi="Arial" w:cs="Arial"/>
          <w:sz w:val="17"/>
          <w:szCs w:val="17"/>
        </w:rPr>
        <w:t>  </w:t>
      </w:r>
      <w:r w:rsidRPr="002A225E">
        <w:rPr>
          <w:rFonts w:ascii="Arial" w:eastAsia="Times New Roman" w:hAnsi="Arial" w:cs="Arial"/>
          <w:sz w:val="17"/>
          <w:szCs w:val="17"/>
        </w:rPr>
        <w:t>2016</w:t>
      </w:r>
      <w:r>
        <w:rPr>
          <w:rFonts w:ascii="Arial" w:eastAsia="Times New Roman" w:hAnsi="Arial" w:cs="Arial"/>
          <w:sz w:val="17"/>
          <w:szCs w:val="17"/>
        </w:rPr>
        <w:t>;</w:t>
      </w:r>
      <w:r w:rsidRPr="002A225E">
        <w:rPr>
          <w:rFonts w:ascii="Arial" w:eastAsia="Times New Roman" w:hAnsi="Arial" w:cs="Arial"/>
          <w:b/>
          <w:sz w:val="17"/>
          <w:szCs w:val="17"/>
        </w:rPr>
        <w:t>269</w:t>
      </w:r>
      <w:r>
        <w:rPr>
          <w:rFonts w:ascii="Arial" w:eastAsia="Times New Roman" w:hAnsi="Arial" w:cs="Arial"/>
          <w:b/>
          <w:sz w:val="17"/>
          <w:szCs w:val="17"/>
        </w:rPr>
        <w:t>:</w:t>
      </w:r>
      <w:r w:rsidRPr="002A225E">
        <w:rPr>
          <w:rFonts w:ascii="Arial" w:eastAsia="Times New Roman" w:hAnsi="Arial" w:cs="Arial"/>
          <w:sz w:val="17"/>
          <w:szCs w:val="17"/>
        </w:rPr>
        <w:t>104</w:t>
      </w:r>
      <w:r>
        <w:rPr>
          <w:rFonts w:ascii="Arial" w:eastAsia="Times New Roman" w:hAnsi="Arial" w:cs="Arial"/>
          <w:sz w:val="17"/>
          <w:szCs w:val="17"/>
        </w:rPr>
        <w:noBreakHyphen/>
      </w:r>
      <w:r w:rsidRPr="002A225E">
        <w:rPr>
          <w:rFonts w:ascii="Arial" w:eastAsia="Times New Roman" w:hAnsi="Arial" w:cs="Arial"/>
          <w:sz w:val="17"/>
          <w:szCs w:val="17"/>
        </w:rPr>
        <w:t xml:space="preserve">112.  </w:t>
      </w:r>
    </w:p>
    <w:p w:rsidR="00E80E4E" w:rsidRPr="002A225E" w:rsidRDefault="00E80E4E" w:rsidP="00CC6BA4">
      <w:pPr>
        <w:pStyle w:val="ListParagraph"/>
        <w:numPr>
          <w:ilvl w:val="0"/>
          <w:numId w:val="38"/>
        </w:numPr>
        <w:spacing w:after="60" w:line="264" w:lineRule="auto"/>
        <w:contextualSpacing w:val="0"/>
        <w:jc w:val="both"/>
        <w:rPr>
          <w:rFonts w:ascii="Arial" w:eastAsia="Times New Roman" w:hAnsi="Arial" w:cs="Arial"/>
          <w:b/>
          <w:sz w:val="17"/>
          <w:szCs w:val="17"/>
        </w:rPr>
      </w:pPr>
      <w:r w:rsidRPr="002A225E">
        <w:rPr>
          <w:rFonts w:ascii="Arial" w:eastAsia="Times New Roman" w:hAnsi="Arial" w:cs="Arial"/>
          <w:sz w:val="17"/>
          <w:szCs w:val="17"/>
        </w:rPr>
        <w:t>Mulkern</w:t>
      </w:r>
      <w:r w:rsidR="00375EC9">
        <w:rPr>
          <w:rFonts w:ascii="Arial" w:eastAsia="Times New Roman" w:hAnsi="Arial" w:cs="Arial"/>
          <w:sz w:val="17"/>
          <w:szCs w:val="17"/>
        </w:rPr>
        <w:t xml:space="preserve"> RV</w:t>
      </w:r>
      <w:r w:rsidRPr="002A225E">
        <w:rPr>
          <w:rFonts w:ascii="Arial" w:eastAsia="Times New Roman" w:hAnsi="Arial" w:cs="Arial"/>
          <w:sz w:val="17"/>
          <w:szCs w:val="17"/>
        </w:rPr>
        <w:t>, Balasubramanian</w:t>
      </w:r>
      <w:r w:rsidR="00375EC9">
        <w:rPr>
          <w:rFonts w:ascii="Arial" w:eastAsia="Times New Roman" w:hAnsi="Arial" w:cs="Arial"/>
          <w:sz w:val="17"/>
          <w:szCs w:val="17"/>
        </w:rPr>
        <w:t xml:space="preserve"> M</w:t>
      </w:r>
      <w:r w:rsidRPr="002A225E">
        <w:rPr>
          <w:rFonts w:ascii="Arial" w:eastAsia="Times New Roman" w:hAnsi="Arial" w:cs="Arial"/>
          <w:sz w:val="17"/>
          <w:szCs w:val="17"/>
        </w:rPr>
        <w:t>, Maier</w:t>
      </w:r>
      <w:r w:rsidR="00375EC9">
        <w:rPr>
          <w:rFonts w:ascii="Arial" w:eastAsia="Times New Roman" w:hAnsi="Arial" w:cs="Arial"/>
          <w:sz w:val="17"/>
          <w:szCs w:val="17"/>
        </w:rPr>
        <w:t xml:space="preserve"> SE. </w:t>
      </w:r>
      <w:r w:rsidRPr="002A225E">
        <w:rPr>
          <w:rFonts w:ascii="Arial" w:eastAsia="Times New Roman" w:hAnsi="Arial" w:cs="Arial"/>
          <w:sz w:val="17"/>
          <w:szCs w:val="17"/>
        </w:rPr>
        <w:t xml:space="preserve"> On the perils of multiexponential fitting of diffusion MR data.  </w:t>
      </w:r>
      <w:r w:rsidRPr="002A225E">
        <w:rPr>
          <w:rFonts w:ascii="Arial" w:eastAsia="Times New Roman" w:hAnsi="Arial" w:cs="Arial"/>
          <w:i/>
          <w:sz w:val="17"/>
          <w:szCs w:val="17"/>
        </w:rPr>
        <w:t>J</w:t>
      </w:r>
      <w:r w:rsidR="00375EC9" w:rsidRPr="002A225E">
        <w:rPr>
          <w:rFonts w:ascii="Arial" w:eastAsia="Times New Roman" w:hAnsi="Arial" w:cs="Arial"/>
          <w:i/>
          <w:sz w:val="17"/>
          <w:szCs w:val="17"/>
        </w:rPr>
        <w:t>.</w:t>
      </w:r>
      <w:r w:rsidR="00375EC9">
        <w:rPr>
          <w:rFonts w:ascii="Arial" w:eastAsia="Times New Roman" w:hAnsi="Arial" w:cs="Arial"/>
          <w:i/>
          <w:sz w:val="17"/>
          <w:szCs w:val="17"/>
        </w:rPr>
        <w:t> </w:t>
      </w:r>
      <w:r w:rsidRPr="002A225E">
        <w:rPr>
          <w:rFonts w:ascii="Arial" w:eastAsia="Times New Roman" w:hAnsi="Arial" w:cs="Arial"/>
          <w:i/>
          <w:sz w:val="17"/>
          <w:szCs w:val="17"/>
        </w:rPr>
        <w:t>Magn</w:t>
      </w:r>
      <w:r w:rsidR="00375EC9" w:rsidRPr="002A225E">
        <w:rPr>
          <w:rFonts w:ascii="Arial" w:eastAsia="Times New Roman" w:hAnsi="Arial" w:cs="Arial"/>
          <w:i/>
          <w:sz w:val="17"/>
          <w:szCs w:val="17"/>
        </w:rPr>
        <w:t>.</w:t>
      </w:r>
      <w:r w:rsidR="00375EC9">
        <w:rPr>
          <w:rFonts w:ascii="Arial" w:eastAsia="Times New Roman" w:hAnsi="Arial" w:cs="Arial"/>
          <w:i/>
          <w:sz w:val="17"/>
          <w:szCs w:val="17"/>
        </w:rPr>
        <w:t> </w:t>
      </w:r>
      <w:r w:rsidRPr="002A225E">
        <w:rPr>
          <w:rFonts w:ascii="Arial" w:eastAsia="Times New Roman" w:hAnsi="Arial" w:cs="Arial"/>
          <w:i/>
          <w:sz w:val="17"/>
          <w:szCs w:val="17"/>
        </w:rPr>
        <w:t>Reson</w:t>
      </w:r>
      <w:r w:rsidR="00375EC9" w:rsidRPr="002A225E">
        <w:rPr>
          <w:rFonts w:ascii="Arial" w:eastAsia="Times New Roman" w:hAnsi="Arial" w:cs="Arial"/>
          <w:i/>
          <w:sz w:val="17"/>
          <w:szCs w:val="17"/>
        </w:rPr>
        <w:t>.</w:t>
      </w:r>
      <w:r w:rsidR="00375EC9">
        <w:rPr>
          <w:rFonts w:ascii="Arial" w:eastAsia="Times New Roman" w:hAnsi="Arial" w:cs="Arial"/>
          <w:i/>
          <w:sz w:val="17"/>
          <w:szCs w:val="17"/>
        </w:rPr>
        <w:t> </w:t>
      </w:r>
      <w:r w:rsidRPr="002A225E">
        <w:rPr>
          <w:rFonts w:ascii="Arial" w:eastAsia="Times New Roman" w:hAnsi="Arial" w:cs="Arial"/>
          <w:i/>
          <w:sz w:val="17"/>
          <w:szCs w:val="17"/>
        </w:rPr>
        <w:t>Imag.</w:t>
      </w:r>
      <w:r w:rsidRPr="002A225E">
        <w:rPr>
          <w:rFonts w:ascii="Arial" w:eastAsia="Times New Roman" w:hAnsi="Arial" w:cs="Arial"/>
          <w:sz w:val="17"/>
          <w:szCs w:val="17"/>
        </w:rPr>
        <w:t xml:space="preserve">  </w:t>
      </w:r>
      <w:r w:rsidR="00375EC9" w:rsidRPr="002A225E">
        <w:rPr>
          <w:rFonts w:ascii="Arial" w:eastAsia="Times New Roman" w:hAnsi="Arial" w:cs="Arial"/>
          <w:sz w:val="17"/>
          <w:szCs w:val="17"/>
        </w:rPr>
        <w:t>2017</w:t>
      </w:r>
      <w:r w:rsidR="00375EC9">
        <w:rPr>
          <w:rFonts w:ascii="Arial" w:eastAsia="Times New Roman" w:hAnsi="Arial" w:cs="Arial"/>
          <w:sz w:val="17"/>
          <w:szCs w:val="17"/>
        </w:rPr>
        <w:t>;</w:t>
      </w:r>
      <w:r w:rsidRPr="002A225E">
        <w:rPr>
          <w:rFonts w:ascii="Arial" w:eastAsia="Times New Roman" w:hAnsi="Arial" w:cs="Arial"/>
          <w:b/>
          <w:sz w:val="17"/>
          <w:szCs w:val="17"/>
        </w:rPr>
        <w:t>45</w:t>
      </w:r>
      <w:r w:rsidR="00375EC9">
        <w:rPr>
          <w:rFonts w:ascii="Arial" w:eastAsia="Times New Roman" w:hAnsi="Arial" w:cs="Arial"/>
          <w:b/>
          <w:sz w:val="17"/>
          <w:szCs w:val="17"/>
        </w:rPr>
        <w:t>:</w:t>
      </w:r>
      <w:r w:rsidRPr="002A225E">
        <w:rPr>
          <w:rFonts w:ascii="Arial" w:eastAsia="Times New Roman" w:hAnsi="Arial" w:cs="Arial"/>
          <w:sz w:val="17"/>
          <w:szCs w:val="17"/>
        </w:rPr>
        <w:t xml:space="preserve">1545-1547.  </w:t>
      </w:r>
    </w:p>
    <w:p w:rsidR="00E80E4E" w:rsidRPr="002A225E" w:rsidRDefault="00E80E4E" w:rsidP="002A225E">
      <w:pPr>
        <w:pStyle w:val="ListParagraph"/>
        <w:numPr>
          <w:ilvl w:val="0"/>
          <w:numId w:val="38"/>
        </w:numPr>
        <w:spacing w:after="60" w:line="264" w:lineRule="auto"/>
        <w:contextualSpacing w:val="0"/>
        <w:jc w:val="both"/>
        <w:rPr>
          <w:rFonts w:ascii="Arial" w:eastAsia="Times New Roman" w:hAnsi="Arial" w:cs="Arial"/>
          <w:sz w:val="17"/>
          <w:szCs w:val="17"/>
        </w:rPr>
      </w:pPr>
      <w:r w:rsidRPr="002A225E">
        <w:rPr>
          <w:rFonts w:ascii="Arial" w:eastAsia="Times New Roman" w:hAnsi="Arial" w:cs="Arial"/>
          <w:sz w:val="17"/>
          <w:szCs w:val="17"/>
        </w:rPr>
        <w:t>Hills</w:t>
      </w:r>
      <w:r w:rsidR="00403F2C">
        <w:rPr>
          <w:rFonts w:ascii="Arial" w:eastAsia="Times New Roman" w:hAnsi="Arial" w:cs="Arial"/>
          <w:sz w:val="17"/>
          <w:szCs w:val="17"/>
        </w:rPr>
        <w:t xml:space="preserve"> BP</w:t>
      </w:r>
      <w:r w:rsidRPr="002A225E">
        <w:rPr>
          <w:rFonts w:ascii="Arial" w:eastAsia="Times New Roman" w:hAnsi="Arial" w:cs="Arial"/>
          <w:sz w:val="17"/>
          <w:szCs w:val="17"/>
        </w:rPr>
        <w:t>, Godward</w:t>
      </w:r>
      <w:r w:rsidR="00403F2C">
        <w:rPr>
          <w:rFonts w:ascii="Arial" w:eastAsia="Times New Roman" w:hAnsi="Arial" w:cs="Arial"/>
          <w:sz w:val="17"/>
          <w:szCs w:val="17"/>
        </w:rPr>
        <w:t xml:space="preserve"> J</w:t>
      </w:r>
      <w:r w:rsidRPr="002A225E">
        <w:rPr>
          <w:rFonts w:ascii="Arial" w:eastAsia="Times New Roman" w:hAnsi="Arial" w:cs="Arial"/>
          <w:sz w:val="17"/>
          <w:szCs w:val="17"/>
        </w:rPr>
        <w:t>, Manning</w:t>
      </w:r>
      <w:r w:rsidR="00403F2C">
        <w:rPr>
          <w:rFonts w:ascii="Arial" w:eastAsia="Times New Roman" w:hAnsi="Arial" w:cs="Arial"/>
          <w:sz w:val="17"/>
          <w:szCs w:val="17"/>
        </w:rPr>
        <w:t xml:space="preserve"> CE</w:t>
      </w:r>
      <w:r w:rsidRPr="002A225E">
        <w:rPr>
          <w:rFonts w:ascii="Arial" w:eastAsia="Times New Roman" w:hAnsi="Arial" w:cs="Arial"/>
          <w:sz w:val="17"/>
          <w:szCs w:val="17"/>
        </w:rPr>
        <w:t>, Biechlin</w:t>
      </w:r>
      <w:r w:rsidR="00403F2C">
        <w:rPr>
          <w:rFonts w:ascii="Arial" w:eastAsia="Times New Roman" w:hAnsi="Arial" w:cs="Arial"/>
          <w:sz w:val="17"/>
          <w:szCs w:val="17"/>
        </w:rPr>
        <w:t xml:space="preserve"> JL</w:t>
      </w:r>
      <w:r w:rsidRPr="002A225E">
        <w:rPr>
          <w:rFonts w:ascii="Arial" w:eastAsia="Times New Roman" w:hAnsi="Arial" w:cs="Arial"/>
          <w:sz w:val="17"/>
          <w:szCs w:val="17"/>
        </w:rPr>
        <w:t>, Wright</w:t>
      </w:r>
      <w:r w:rsidR="00403F2C">
        <w:rPr>
          <w:rFonts w:ascii="Arial" w:eastAsia="Times New Roman" w:hAnsi="Arial" w:cs="Arial"/>
          <w:sz w:val="17"/>
          <w:szCs w:val="17"/>
        </w:rPr>
        <w:t xml:space="preserve"> KM. </w:t>
      </w:r>
      <w:r w:rsidRPr="002A225E">
        <w:rPr>
          <w:rFonts w:ascii="Arial" w:eastAsia="Times New Roman" w:hAnsi="Arial" w:cs="Arial"/>
          <w:sz w:val="17"/>
          <w:szCs w:val="17"/>
        </w:rPr>
        <w:t xml:space="preserve"> Microstructural characterization of starch systems by NMR relaxation and Q-space microscopy,”  </w:t>
      </w:r>
      <w:r w:rsidRPr="002A225E">
        <w:rPr>
          <w:rFonts w:ascii="Arial" w:eastAsia="Times New Roman" w:hAnsi="Arial" w:cs="Arial"/>
          <w:i/>
          <w:sz w:val="17"/>
          <w:szCs w:val="17"/>
        </w:rPr>
        <w:t>Magn. Reson. Imag.</w:t>
      </w:r>
      <w:r w:rsidRPr="002A225E">
        <w:rPr>
          <w:rFonts w:ascii="Arial" w:eastAsia="Times New Roman" w:hAnsi="Arial" w:cs="Arial"/>
          <w:sz w:val="17"/>
          <w:szCs w:val="17"/>
        </w:rPr>
        <w:t xml:space="preserve">  </w:t>
      </w:r>
      <w:r w:rsidR="00403F2C" w:rsidRPr="002A225E">
        <w:rPr>
          <w:rFonts w:ascii="Arial" w:eastAsia="Times New Roman" w:hAnsi="Arial" w:cs="Arial"/>
          <w:sz w:val="17"/>
          <w:szCs w:val="17"/>
        </w:rPr>
        <w:t>1998</w:t>
      </w:r>
      <w:r w:rsidR="00403F2C">
        <w:rPr>
          <w:rFonts w:ascii="Arial" w:eastAsia="Times New Roman" w:hAnsi="Arial" w:cs="Arial"/>
          <w:sz w:val="17"/>
          <w:szCs w:val="17"/>
        </w:rPr>
        <w:t>;</w:t>
      </w:r>
      <w:r w:rsidRPr="002A225E">
        <w:rPr>
          <w:rFonts w:ascii="Arial" w:eastAsia="Times New Roman" w:hAnsi="Arial" w:cs="Arial"/>
          <w:b/>
          <w:sz w:val="17"/>
          <w:szCs w:val="17"/>
        </w:rPr>
        <w:t>16</w:t>
      </w:r>
      <w:r w:rsidR="00403F2C">
        <w:rPr>
          <w:rFonts w:ascii="Arial" w:eastAsia="Times New Roman" w:hAnsi="Arial" w:cs="Arial"/>
          <w:b/>
          <w:sz w:val="17"/>
          <w:szCs w:val="17"/>
        </w:rPr>
        <w:t>:</w:t>
      </w:r>
      <w:r w:rsidRPr="002A225E">
        <w:rPr>
          <w:rFonts w:ascii="Arial" w:eastAsia="Times New Roman" w:hAnsi="Arial" w:cs="Arial"/>
          <w:sz w:val="17"/>
          <w:szCs w:val="17"/>
        </w:rPr>
        <w:t xml:space="preserve">557-564.  </w:t>
      </w:r>
    </w:p>
    <w:p w:rsidR="00E80E4E" w:rsidRPr="002A225E" w:rsidRDefault="00E80E4E" w:rsidP="002A225E">
      <w:pPr>
        <w:pStyle w:val="ListParagraph"/>
        <w:numPr>
          <w:ilvl w:val="0"/>
          <w:numId w:val="38"/>
        </w:numPr>
        <w:spacing w:after="60" w:line="264" w:lineRule="auto"/>
        <w:contextualSpacing w:val="0"/>
        <w:jc w:val="both"/>
        <w:rPr>
          <w:rFonts w:ascii="Arial" w:eastAsia="Times New Roman" w:hAnsi="Arial" w:cs="Arial"/>
          <w:b/>
          <w:sz w:val="17"/>
          <w:szCs w:val="17"/>
        </w:rPr>
      </w:pPr>
      <w:r w:rsidRPr="002A225E">
        <w:rPr>
          <w:rFonts w:ascii="Arial" w:eastAsia="Times New Roman" w:hAnsi="Arial" w:cs="Arial"/>
          <w:sz w:val="17"/>
          <w:szCs w:val="17"/>
        </w:rPr>
        <w:t>Clark</w:t>
      </w:r>
      <w:r w:rsidR="002C1FC5">
        <w:rPr>
          <w:rFonts w:ascii="Arial" w:eastAsia="Times New Roman" w:hAnsi="Arial" w:cs="Arial"/>
          <w:sz w:val="17"/>
          <w:szCs w:val="17"/>
        </w:rPr>
        <w:t xml:space="preserve"> CA</w:t>
      </w:r>
      <w:r w:rsidRPr="002A225E">
        <w:rPr>
          <w:rFonts w:ascii="Arial" w:eastAsia="Times New Roman" w:hAnsi="Arial" w:cs="Arial"/>
          <w:sz w:val="17"/>
          <w:szCs w:val="17"/>
        </w:rPr>
        <w:t>, Le Bihan</w:t>
      </w:r>
      <w:r w:rsidR="002C1FC5">
        <w:rPr>
          <w:rFonts w:ascii="Arial" w:eastAsia="Times New Roman" w:hAnsi="Arial" w:cs="Arial"/>
          <w:sz w:val="17"/>
          <w:szCs w:val="17"/>
        </w:rPr>
        <w:t xml:space="preserve"> D. </w:t>
      </w:r>
      <w:r w:rsidRPr="002A225E">
        <w:rPr>
          <w:rFonts w:ascii="Arial" w:eastAsia="Times New Roman" w:hAnsi="Arial" w:cs="Arial"/>
          <w:sz w:val="17"/>
          <w:szCs w:val="17"/>
        </w:rPr>
        <w:t xml:space="preserve"> Water diffusion compartmentation and anisotropy at high b values in the human brain. </w:t>
      </w:r>
      <w:r w:rsidRPr="002A225E">
        <w:rPr>
          <w:rFonts w:ascii="Arial" w:eastAsia="Times New Roman" w:hAnsi="Arial" w:cs="Arial"/>
          <w:i/>
          <w:sz w:val="17"/>
          <w:szCs w:val="17"/>
        </w:rPr>
        <w:t>Magn</w:t>
      </w:r>
      <w:r w:rsidR="002C1FC5" w:rsidRPr="002A225E">
        <w:rPr>
          <w:rFonts w:ascii="Arial" w:eastAsia="Times New Roman" w:hAnsi="Arial" w:cs="Arial"/>
          <w:i/>
          <w:sz w:val="17"/>
          <w:szCs w:val="17"/>
        </w:rPr>
        <w:t>.</w:t>
      </w:r>
      <w:r w:rsidR="002C1FC5">
        <w:rPr>
          <w:rFonts w:ascii="Arial" w:eastAsia="Times New Roman" w:hAnsi="Arial" w:cs="Arial"/>
          <w:i/>
          <w:sz w:val="17"/>
          <w:szCs w:val="17"/>
        </w:rPr>
        <w:t> </w:t>
      </w:r>
      <w:r w:rsidRPr="002A225E">
        <w:rPr>
          <w:rFonts w:ascii="Arial" w:eastAsia="Times New Roman" w:hAnsi="Arial" w:cs="Arial"/>
          <w:i/>
          <w:sz w:val="17"/>
          <w:szCs w:val="17"/>
        </w:rPr>
        <w:t>Reson</w:t>
      </w:r>
      <w:r w:rsidR="002C1FC5" w:rsidRPr="002A225E">
        <w:rPr>
          <w:rFonts w:ascii="Arial" w:eastAsia="Times New Roman" w:hAnsi="Arial" w:cs="Arial"/>
          <w:i/>
          <w:sz w:val="17"/>
          <w:szCs w:val="17"/>
        </w:rPr>
        <w:t>.</w:t>
      </w:r>
      <w:r w:rsidR="002C1FC5">
        <w:rPr>
          <w:rFonts w:ascii="Arial" w:eastAsia="Times New Roman" w:hAnsi="Arial" w:cs="Arial"/>
          <w:i/>
          <w:sz w:val="17"/>
          <w:szCs w:val="17"/>
        </w:rPr>
        <w:t> </w:t>
      </w:r>
      <w:r w:rsidRPr="002A225E">
        <w:rPr>
          <w:rFonts w:ascii="Arial" w:eastAsia="Times New Roman" w:hAnsi="Arial" w:cs="Arial"/>
          <w:i/>
          <w:sz w:val="17"/>
          <w:szCs w:val="17"/>
        </w:rPr>
        <w:t>Med.</w:t>
      </w:r>
      <w:r w:rsidRPr="002A225E">
        <w:rPr>
          <w:rFonts w:ascii="Arial" w:eastAsia="Times New Roman" w:hAnsi="Arial" w:cs="Arial"/>
          <w:sz w:val="17"/>
          <w:szCs w:val="17"/>
        </w:rPr>
        <w:t xml:space="preserve">  </w:t>
      </w:r>
      <w:r w:rsidR="002C1FC5" w:rsidRPr="002A225E">
        <w:rPr>
          <w:rFonts w:ascii="Arial" w:eastAsia="Times New Roman" w:hAnsi="Arial" w:cs="Arial"/>
          <w:sz w:val="17"/>
          <w:szCs w:val="17"/>
        </w:rPr>
        <w:t>2000</w:t>
      </w:r>
      <w:r w:rsidR="002C1FC5">
        <w:rPr>
          <w:rFonts w:ascii="Arial" w:eastAsia="Times New Roman" w:hAnsi="Arial" w:cs="Arial"/>
          <w:sz w:val="17"/>
          <w:szCs w:val="17"/>
        </w:rPr>
        <w:t>;</w:t>
      </w:r>
      <w:r w:rsidRPr="002A225E">
        <w:rPr>
          <w:rFonts w:ascii="Arial" w:eastAsia="Times New Roman" w:hAnsi="Arial" w:cs="Arial"/>
          <w:b/>
          <w:sz w:val="17"/>
          <w:szCs w:val="17"/>
        </w:rPr>
        <w:t>44</w:t>
      </w:r>
      <w:r w:rsidR="002C1FC5">
        <w:rPr>
          <w:rFonts w:ascii="Arial" w:eastAsia="Times New Roman" w:hAnsi="Arial" w:cs="Arial"/>
          <w:b/>
          <w:sz w:val="17"/>
          <w:szCs w:val="17"/>
        </w:rPr>
        <w:t>:</w:t>
      </w:r>
      <w:r w:rsidRPr="002A225E">
        <w:rPr>
          <w:rFonts w:ascii="Arial" w:eastAsia="Times New Roman" w:hAnsi="Arial" w:cs="Arial"/>
          <w:sz w:val="17"/>
          <w:szCs w:val="17"/>
        </w:rPr>
        <w:t xml:space="preserve">852-859.  </w:t>
      </w:r>
    </w:p>
    <w:p w:rsidR="00E80E4E" w:rsidRPr="002A225E" w:rsidRDefault="00E80E4E" w:rsidP="002A225E">
      <w:pPr>
        <w:pStyle w:val="ListParagraph"/>
        <w:numPr>
          <w:ilvl w:val="0"/>
          <w:numId w:val="38"/>
        </w:numPr>
        <w:spacing w:after="60" w:line="264" w:lineRule="auto"/>
        <w:contextualSpacing w:val="0"/>
        <w:jc w:val="both"/>
        <w:rPr>
          <w:rFonts w:ascii="Arial" w:eastAsia="Times New Roman" w:hAnsi="Arial" w:cs="Arial"/>
          <w:sz w:val="17"/>
          <w:szCs w:val="17"/>
        </w:rPr>
      </w:pPr>
      <w:r w:rsidRPr="002A225E">
        <w:rPr>
          <w:rFonts w:ascii="Arial" w:eastAsia="Times New Roman" w:hAnsi="Arial" w:cs="Arial"/>
          <w:sz w:val="17"/>
          <w:szCs w:val="17"/>
        </w:rPr>
        <w:t>Huang</w:t>
      </w:r>
      <w:r w:rsidR="004B3CDC">
        <w:rPr>
          <w:rFonts w:ascii="Arial" w:eastAsia="Times New Roman" w:hAnsi="Arial" w:cs="Arial"/>
          <w:sz w:val="17"/>
          <w:szCs w:val="17"/>
        </w:rPr>
        <w:t xml:space="preserve"> SY</w:t>
      </w:r>
      <w:r w:rsidRPr="002A225E">
        <w:rPr>
          <w:rFonts w:ascii="Arial" w:eastAsia="Times New Roman" w:hAnsi="Arial" w:cs="Arial"/>
          <w:sz w:val="17"/>
          <w:szCs w:val="17"/>
        </w:rPr>
        <w:t>, Tobyne</w:t>
      </w:r>
      <w:r w:rsidR="004B3CDC">
        <w:rPr>
          <w:rFonts w:ascii="Arial" w:eastAsia="Times New Roman" w:hAnsi="Arial" w:cs="Arial"/>
          <w:sz w:val="17"/>
          <w:szCs w:val="17"/>
        </w:rPr>
        <w:t xml:space="preserve"> SM</w:t>
      </w:r>
      <w:r w:rsidRPr="002A225E">
        <w:rPr>
          <w:rFonts w:ascii="Arial" w:eastAsia="Times New Roman" w:hAnsi="Arial" w:cs="Arial"/>
          <w:sz w:val="17"/>
          <w:szCs w:val="17"/>
        </w:rPr>
        <w:t>, Nummenmaa</w:t>
      </w:r>
      <w:r w:rsidR="004B3CDC">
        <w:rPr>
          <w:rFonts w:ascii="Arial" w:eastAsia="Times New Roman" w:hAnsi="Arial" w:cs="Arial"/>
          <w:sz w:val="17"/>
          <w:szCs w:val="17"/>
        </w:rPr>
        <w:t xml:space="preserve"> A</w:t>
      </w:r>
      <w:r w:rsidRPr="002A225E">
        <w:rPr>
          <w:rFonts w:ascii="Arial" w:eastAsia="Times New Roman" w:hAnsi="Arial" w:cs="Arial"/>
          <w:sz w:val="17"/>
          <w:szCs w:val="17"/>
        </w:rPr>
        <w:t>, Witzel</w:t>
      </w:r>
      <w:r w:rsidR="004B3CDC">
        <w:rPr>
          <w:rFonts w:ascii="Arial" w:eastAsia="Times New Roman" w:hAnsi="Arial" w:cs="Arial"/>
          <w:sz w:val="17"/>
          <w:szCs w:val="17"/>
        </w:rPr>
        <w:t xml:space="preserve"> T</w:t>
      </w:r>
      <w:r w:rsidRPr="002A225E">
        <w:rPr>
          <w:rFonts w:ascii="Arial" w:eastAsia="Times New Roman" w:hAnsi="Arial" w:cs="Arial"/>
          <w:sz w:val="17"/>
          <w:szCs w:val="17"/>
        </w:rPr>
        <w:t>, Wald</w:t>
      </w:r>
      <w:r w:rsidR="004B3CDC">
        <w:rPr>
          <w:rFonts w:ascii="Arial" w:eastAsia="Times New Roman" w:hAnsi="Arial" w:cs="Arial"/>
          <w:sz w:val="17"/>
          <w:szCs w:val="17"/>
        </w:rPr>
        <w:t xml:space="preserve"> LL</w:t>
      </w:r>
      <w:r w:rsidRPr="002A225E">
        <w:rPr>
          <w:rFonts w:ascii="Arial" w:eastAsia="Times New Roman" w:hAnsi="Arial" w:cs="Arial"/>
          <w:sz w:val="17"/>
          <w:szCs w:val="17"/>
        </w:rPr>
        <w:t>, McNab</w:t>
      </w:r>
      <w:r w:rsidR="004B3CDC">
        <w:rPr>
          <w:rFonts w:ascii="Arial" w:eastAsia="Times New Roman" w:hAnsi="Arial" w:cs="Arial"/>
          <w:sz w:val="17"/>
          <w:szCs w:val="17"/>
        </w:rPr>
        <w:t xml:space="preserve"> JA</w:t>
      </w:r>
      <w:r w:rsidRPr="002A225E">
        <w:rPr>
          <w:rFonts w:ascii="Arial" w:eastAsia="Times New Roman" w:hAnsi="Arial" w:cs="Arial"/>
          <w:sz w:val="17"/>
          <w:szCs w:val="17"/>
        </w:rPr>
        <w:t>, Klawiter</w:t>
      </w:r>
      <w:r w:rsidR="004B3CDC">
        <w:rPr>
          <w:rFonts w:ascii="Arial" w:eastAsia="Times New Roman" w:hAnsi="Arial" w:cs="Arial"/>
          <w:sz w:val="17"/>
          <w:szCs w:val="17"/>
        </w:rPr>
        <w:t xml:space="preserve"> EC. </w:t>
      </w:r>
      <w:r w:rsidRPr="002A225E">
        <w:rPr>
          <w:rFonts w:ascii="Arial" w:eastAsia="Times New Roman" w:hAnsi="Arial" w:cs="Arial"/>
          <w:sz w:val="17"/>
          <w:szCs w:val="17"/>
        </w:rPr>
        <w:t xml:space="preserve"> Characterization of axonal disease </w:t>
      </w:r>
      <w:r w:rsidR="004B3CDC" w:rsidRPr="002A225E">
        <w:rPr>
          <w:rFonts w:ascii="Arial" w:eastAsia="Times New Roman" w:hAnsi="Arial" w:cs="Arial"/>
          <w:sz w:val="17"/>
          <w:szCs w:val="17"/>
        </w:rPr>
        <w:t>in</w:t>
      </w:r>
      <w:r w:rsidR="004B3CDC">
        <w:rPr>
          <w:rFonts w:ascii="Arial" w:eastAsia="Times New Roman" w:hAnsi="Arial" w:cs="Arial"/>
          <w:sz w:val="17"/>
          <w:szCs w:val="17"/>
        </w:rPr>
        <w:t> </w:t>
      </w:r>
      <w:r w:rsidRPr="002A225E">
        <w:rPr>
          <w:rFonts w:ascii="Arial" w:eastAsia="Times New Roman" w:hAnsi="Arial" w:cs="Arial"/>
          <w:sz w:val="17"/>
          <w:szCs w:val="17"/>
        </w:rPr>
        <w:t xml:space="preserve">patients with multiple sclerosis using high-gradient-diffusion MR imaging.  </w:t>
      </w:r>
      <w:r w:rsidRPr="002A225E">
        <w:rPr>
          <w:rFonts w:ascii="Arial" w:eastAsia="Times New Roman" w:hAnsi="Arial" w:cs="Arial"/>
          <w:i/>
          <w:sz w:val="17"/>
          <w:szCs w:val="17"/>
        </w:rPr>
        <w:t>Radiology</w:t>
      </w:r>
      <w:r w:rsidRPr="002A225E">
        <w:rPr>
          <w:rFonts w:ascii="Arial" w:eastAsia="Times New Roman" w:hAnsi="Arial" w:cs="Arial"/>
          <w:sz w:val="17"/>
          <w:szCs w:val="17"/>
        </w:rPr>
        <w:t xml:space="preserve">  </w:t>
      </w:r>
      <w:r w:rsidR="004B3CDC" w:rsidRPr="002A225E">
        <w:rPr>
          <w:rFonts w:ascii="Arial" w:eastAsia="Times New Roman" w:hAnsi="Arial" w:cs="Arial"/>
          <w:sz w:val="17"/>
          <w:szCs w:val="17"/>
        </w:rPr>
        <w:t>2016</w:t>
      </w:r>
      <w:r w:rsidR="004B3CDC">
        <w:rPr>
          <w:rFonts w:ascii="Arial" w:eastAsia="Times New Roman" w:hAnsi="Arial" w:cs="Arial"/>
          <w:sz w:val="17"/>
          <w:szCs w:val="17"/>
        </w:rPr>
        <w:t>;</w:t>
      </w:r>
      <w:r w:rsidRPr="002A225E">
        <w:rPr>
          <w:rFonts w:ascii="Arial" w:eastAsia="Times New Roman" w:hAnsi="Arial" w:cs="Arial"/>
          <w:b/>
          <w:sz w:val="17"/>
          <w:szCs w:val="17"/>
        </w:rPr>
        <w:t>280</w:t>
      </w:r>
      <w:r w:rsidR="004B3CDC">
        <w:rPr>
          <w:rFonts w:ascii="Arial" w:eastAsia="Times New Roman" w:hAnsi="Arial" w:cs="Arial"/>
          <w:b/>
          <w:sz w:val="17"/>
          <w:szCs w:val="17"/>
        </w:rPr>
        <w:t>:</w:t>
      </w:r>
      <w:r w:rsidRPr="002A225E">
        <w:rPr>
          <w:rFonts w:ascii="Arial" w:eastAsia="Times New Roman" w:hAnsi="Arial" w:cs="Arial"/>
          <w:sz w:val="17"/>
          <w:szCs w:val="17"/>
        </w:rPr>
        <w:t xml:space="preserve">244-251.  </w:t>
      </w:r>
    </w:p>
    <w:p w:rsidR="00B44FCF" w:rsidRDefault="00B44FCF" w:rsidP="00B76A31">
      <w:pPr>
        <w:spacing w:line="264" w:lineRule="auto"/>
        <w:contextualSpacing/>
        <w:rPr>
          <w:rFonts w:ascii="Arial" w:hAnsi="Arial" w:cs="Arial"/>
        </w:rPr>
      </w:pPr>
    </w:p>
    <w:p w:rsidR="00E80E4E" w:rsidRDefault="00E80E4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80E4E" w:rsidRPr="00796BA1" w:rsidRDefault="00E80E4E" w:rsidP="00E80E4E">
      <w:pPr>
        <w:spacing w:line="264" w:lineRule="auto"/>
        <w:contextualSpacing/>
        <w:rPr>
          <w:rFonts w:ascii="Arial" w:hAnsi="Arial" w:cs="Arial"/>
        </w:rPr>
      </w:pPr>
      <w:r w:rsidRPr="00796BA1">
        <w:rPr>
          <w:rFonts w:ascii="Arial" w:hAnsi="Arial" w:cs="Arial"/>
          <w:b/>
          <w:i/>
        </w:rPr>
        <w:lastRenderedPageBreak/>
        <w:t>S.</w:t>
      </w:r>
      <w:r>
        <w:rPr>
          <w:rFonts w:ascii="Arial" w:hAnsi="Arial" w:cs="Arial"/>
          <w:b/>
          <w:i/>
        </w:rPr>
        <w:t>IV</w:t>
      </w:r>
      <w:r w:rsidRPr="00796BA1">
        <w:rPr>
          <w:rFonts w:ascii="Arial" w:hAnsi="Arial" w:cs="Arial"/>
          <w:b/>
          <w:i/>
        </w:rPr>
        <w:t xml:space="preserve">.  </w:t>
      </w:r>
      <w:r>
        <w:rPr>
          <w:rFonts w:ascii="Arial" w:hAnsi="Arial" w:cs="Arial"/>
          <w:b/>
          <w:i/>
          <w:u w:val="single"/>
        </w:rPr>
        <w:t>Acronyms and Symbols</w:t>
      </w:r>
      <w:r w:rsidR="00E21C47">
        <w:rPr>
          <w:rFonts w:ascii="Arial" w:hAnsi="Arial" w:cs="Arial"/>
          <w:b/>
          <w:i/>
          <w:u w:val="single"/>
        </w:rPr>
        <w:t>.</w:t>
      </w:r>
      <w:r>
        <w:rPr>
          <w:rFonts w:ascii="Arial" w:hAnsi="Arial" w:cs="Arial"/>
        </w:rPr>
        <w:t xml:space="preserve"> 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 w:cs="Arial"/>
        </w:rPr>
      </w:pPr>
    </w:p>
    <w:p w:rsidR="005601E1" w:rsidRDefault="005601E1" w:rsidP="00495014">
      <w:pPr>
        <w:spacing w:line="264" w:lineRule="auto"/>
        <w:ind w:left="360"/>
        <w:contextualSpacing/>
        <w:rPr>
          <w:rFonts w:ascii="Arial" w:hAnsi="Arial" w:cs="Arial"/>
        </w:rPr>
        <w:sectPr w:rsidR="005601E1" w:rsidSect="008C174A">
          <w:headerReference w:type="default" r:id="rId13"/>
          <w:footerReference w:type="default" r:id="rId14"/>
          <w:pgSz w:w="12240" w:h="15840"/>
          <w:pgMar w:top="720" w:right="720" w:bottom="720" w:left="720" w:header="720" w:footer="720" w:gutter="0"/>
          <w:lnNumType w:countBy="1"/>
          <w:cols w:space="720"/>
          <w:docGrid w:linePitch="360"/>
        </w:sectPr>
      </w:pP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8"/>
          <w:szCs w:val="20"/>
        </w:rPr>
        <w:t>A</w:t>
      </w:r>
      <w:r w:rsidRPr="005016CD">
        <w:rPr>
          <w:rFonts w:ascii="Arial" w:hAnsi="Arial"/>
          <w:sz w:val="16"/>
          <w:szCs w:val="16"/>
        </w:rPr>
        <w:tab/>
        <w:t>cell surface area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ADC</w:t>
      </w:r>
      <w:r w:rsidRPr="005016CD">
        <w:rPr>
          <w:rFonts w:ascii="Arial" w:hAnsi="Arial"/>
          <w:sz w:val="16"/>
          <w:szCs w:val="16"/>
        </w:rPr>
        <w:tab/>
        <w:t xml:space="preserve">apparent diffusion coefficient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ATP </w:t>
      </w:r>
      <w:r w:rsidRPr="005016CD">
        <w:rPr>
          <w:rFonts w:ascii="Arial" w:hAnsi="Arial"/>
          <w:sz w:val="16"/>
          <w:szCs w:val="16"/>
        </w:rPr>
        <w:tab/>
        <w:t>adenosine triphosphate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A/V</w:t>
      </w:r>
      <w:r w:rsidRPr="005016CD">
        <w:rPr>
          <w:rFonts w:ascii="Arial" w:hAnsi="Arial"/>
          <w:b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t xml:space="preserve">cell area/volume [claustrophobia] ratio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AWC active </w:t>
      </w:r>
      <w:r>
        <w:rPr>
          <w:rFonts w:ascii="Arial" w:hAnsi="Arial"/>
          <w:sz w:val="16"/>
          <w:szCs w:val="16"/>
        </w:rPr>
        <w:t xml:space="preserve">trans-membrane </w:t>
      </w:r>
      <w:r w:rsidRPr="005016CD">
        <w:rPr>
          <w:rFonts w:ascii="Arial" w:hAnsi="Arial"/>
          <w:sz w:val="16"/>
          <w:szCs w:val="16"/>
        </w:rPr>
        <w:t xml:space="preserve">water cycling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AXR</w:t>
      </w:r>
      <w:r w:rsidRPr="005016CD">
        <w:rPr>
          <w:rFonts w:ascii="Arial" w:hAnsi="Arial"/>
          <w:sz w:val="16"/>
          <w:szCs w:val="16"/>
        </w:rPr>
        <w:tab/>
        <w:t xml:space="preserve"> apparent exchange rate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a</w:t>
      </w:r>
      <w:r w:rsidRPr="005016CD">
        <w:rPr>
          <w:rFonts w:ascii="Arial" w:hAnsi="Arial"/>
          <w:sz w:val="16"/>
          <w:szCs w:val="16"/>
          <w:vertAlign w:val="subscript"/>
        </w:rPr>
        <w:t>e</w:t>
      </w:r>
      <w:r w:rsidRPr="005016CD">
        <w:rPr>
          <w:rFonts w:ascii="Arial" w:hAnsi="Arial"/>
          <w:sz w:val="16"/>
          <w:szCs w:val="16"/>
        </w:rPr>
        <w:tab/>
        <w:t>membrane “concentration” parameter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aMRI </w:t>
      </w:r>
      <w:r w:rsidRPr="005016CD">
        <w:rPr>
          <w:rFonts w:ascii="Arial" w:hAnsi="Arial"/>
          <w:i/>
          <w:sz w:val="16"/>
          <w:szCs w:val="16"/>
        </w:rPr>
        <w:t>activity</w:t>
      </w:r>
      <w:r w:rsidRPr="005016CD">
        <w:rPr>
          <w:rFonts w:ascii="Arial" w:hAnsi="Arial"/>
          <w:sz w:val="16"/>
          <w:szCs w:val="16"/>
        </w:rPr>
        <w:t xml:space="preserve"> MRI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arg</w:t>
      </w:r>
      <w:r>
        <w:rPr>
          <w:rFonts w:ascii="Times New Roman" w:hAnsi="Times New Roman" w:cs="Times New Roman"/>
          <w:sz w:val="16"/>
          <w:szCs w:val="16"/>
        </w:rPr>
        <w:t>κ</w:t>
      </w:r>
      <w:r w:rsidRPr="00106BB4">
        <w:rPr>
          <w:rFonts w:ascii="Arial" w:hAnsi="Arial"/>
          <w:sz w:val="16"/>
          <w:szCs w:val="16"/>
          <w:vertAlign w:val="subscript"/>
        </w:rPr>
        <w:t>Xio</w:t>
      </w:r>
      <w:r>
        <w:rPr>
          <w:rFonts w:ascii="Arial" w:hAnsi="Arial"/>
          <w:sz w:val="16"/>
          <w:szCs w:val="16"/>
        </w:rPr>
        <w:t xml:space="preserve">  s-s argument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α</w:t>
      </w:r>
      <w:r w:rsidRPr="005016CD">
        <w:rPr>
          <w:rFonts w:ascii="Arial" w:hAnsi="Arial" w:cstheme="minorHAnsi"/>
          <w:sz w:val="16"/>
          <w:szCs w:val="16"/>
          <w:vertAlign w:val="subscript"/>
        </w:rPr>
        <w:t>i</w:t>
      </w:r>
      <w:r w:rsidRPr="005016CD">
        <w:rPr>
          <w:rFonts w:ascii="Times New Roman" w:hAnsi="Times New Roman" w:cs="Times New Roman"/>
          <w:sz w:val="16"/>
          <w:szCs w:val="16"/>
        </w:rPr>
        <w:tab/>
      </w:r>
      <w:r w:rsidRPr="005016CD">
        <w:rPr>
          <w:rFonts w:ascii="Arial" w:hAnsi="Arial" w:cstheme="minorHAnsi"/>
          <w:sz w:val="16"/>
          <w:szCs w:val="16"/>
        </w:rPr>
        <w:t>contracted</w:t>
      </w:r>
      <w:r w:rsidRPr="005016CD">
        <w:rPr>
          <w:rFonts w:ascii="Times New Roman" w:hAnsi="Times New Roman" w:cs="Times New Roman"/>
          <w:sz w:val="16"/>
          <w:szCs w:val="16"/>
        </w:rPr>
        <w:t xml:space="preserve"> </w:t>
      </w:r>
      <w:r w:rsidRPr="005016CD">
        <w:rPr>
          <w:rFonts w:ascii="Arial" w:hAnsi="Arial" w:cs="Times New Roman"/>
          <w:sz w:val="16"/>
          <w:szCs w:val="16"/>
        </w:rPr>
        <w:t>Voronoi cell i annulus width</w:t>
      </w:r>
      <w:r w:rsidRPr="005016CD">
        <w:rPr>
          <w:rFonts w:ascii="Times New Roman" w:hAnsi="Times New Roman" w:cs="Times New Roman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sym w:font="Symbol" w:char="F061"/>
      </w:r>
      <w:r w:rsidRPr="005016CD">
        <w:rPr>
          <w:rFonts w:ascii="Times New Roman" w:hAnsi="Times New Roman" w:cs="Times New Roman"/>
          <w:sz w:val="16"/>
          <w:szCs w:val="16"/>
        </w:rPr>
        <w:t>*</w:t>
      </w:r>
      <w:r w:rsidRPr="005016CD">
        <w:rPr>
          <w:rFonts w:ascii="Times New Roman" w:hAnsi="Times New Roman" w:cs="Times New Roman"/>
          <w:sz w:val="16"/>
          <w:szCs w:val="16"/>
        </w:rPr>
        <w:tab/>
      </w:r>
      <w:r w:rsidRPr="005016CD">
        <w:rPr>
          <w:rFonts w:ascii="Arial" w:hAnsi="Arial" w:cstheme="minorHAnsi"/>
          <w:sz w:val="16"/>
          <w:szCs w:val="16"/>
        </w:rPr>
        <w:t xml:space="preserve">global </w:t>
      </w: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 w:cstheme="minorHAnsi"/>
          <w:sz w:val="16"/>
          <w:szCs w:val="16"/>
        </w:rPr>
        <w:t xml:space="preserve"> target</w:t>
      </w:r>
      <w:r w:rsidRPr="005016CD">
        <w:rPr>
          <w:rFonts w:ascii="Times New Roman" w:hAnsi="Times New Roman" w:cs="Times New Roman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α</w:t>
      </w:r>
      <w:r w:rsidRPr="005016CD">
        <w:rPr>
          <w:rFonts w:ascii="Arial" w:hAnsi="Arial" w:cstheme="minorHAnsi"/>
          <w:sz w:val="16"/>
          <w:szCs w:val="16"/>
          <w:vertAlign w:val="subscript"/>
        </w:rPr>
        <w:t>i</w:t>
      </w:r>
      <w:r w:rsidRPr="005016CD">
        <w:rPr>
          <w:rFonts w:ascii="Times New Roman" w:hAnsi="Times New Roman" w:cs="Times New Roman"/>
          <w:sz w:val="16"/>
          <w:szCs w:val="16"/>
        </w:rPr>
        <w:t>*</w:t>
      </w:r>
      <w:r w:rsidRPr="005016CD">
        <w:rPr>
          <w:rFonts w:ascii="Times New Roman" w:hAnsi="Times New Roman" w:cs="Times New Roman"/>
          <w:sz w:val="16"/>
          <w:szCs w:val="16"/>
        </w:rPr>
        <w:tab/>
      </w:r>
      <w:r w:rsidRPr="005016CD">
        <w:rPr>
          <w:rFonts w:ascii="Arial" w:hAnsi="Arial" w:cstheme="minorHAnsi"/>
          <w:sz w:val="16"/>
          <w:szCs w:val="16"/>
        </w:rPr>
        <w:t>target</w:t>
      </w:r>
      <w:r w:rsidRPr="005016CD">
        <w:rPr>
          <w:rFonts w:ascii="Times New Roman" w:hAnsi="Times New Roman" w:cs="Times New Roman"/>
          <w:sz w:val="16"/>
          <w:szCs w:val="16"/>
        </w:rPr>
        <w:t xml:space="preserve"> </w:t>
      </w: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 w:cs="Times New Roman"/>
          <w:sz w:val="16"/>
          <w:szCs w:val="16"/>
          <w:vertAlign w:val="subscript"/>
        </w:rPr>
        <w:t>i</w:t>
      </w:r>
      <w:r w:rsidRPr="005016CD">
        <w:rPr>
          <w:rFonts w:ascii="Arial" w:hAnsi="Arial" w:cs="Times New Roman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 w:cs="Times New Roman"/>
          <w:sz w:val="16"/>
          <w:szCs w:val="16"/>
          <w:vertAlign w:val="subscript"/>
        </w:rPr>
        <w:t>i</w:t>
      </w:r>
      <w:r w:rsidRPr="005016CD">
        <w:rPr>
          <w:rFonts w:ascii="Arial" w:hAnsi="Arial" w:cs="Times New Roman"/>
          <w:sz w:val="16"/>
          <w:szCs w:val="16"/>
          <w:vertAlign w:val="superscript"/>
        </w:rPr>
        <w:t>(lim)</w:t>
      </w:r>
      <w:r w:rsidRPr="005016CD">
        <w:rPr>
          <w:rFonts w:ascii="Arial" w:hAnsi="Arial" w:cs="Times New Roman"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 w:cs="Times New Roman"/>
          <w:sz w:val="16"/>
          <w:szCs w:val="16"/>
          <w:vertAlign w:val="subscript"/>
        </w:rPr>
        <w:t>i</w:t>
      </w:r>
      <w:r w:rsidRPr="005016CD">
        <w:rPr>
          <w:rFonts w:ascii="Arial" w:hAnsi="Arial" w:cs="Times New Roman"/>
          <w:sz w:val="16"/>
          <w:szCs w:val="16"/>
        </w:rPr>
        <w:t xml:space="preserve"> upper limit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 w:cs="Times New Roman"/>
          <w:sz w:val="16"/>
          <w:szCs w:val="16"/>
        </w:rPr>
        <w:tab/>
        <w:t xml:space="preserve">perpendicular distance to gap center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 w:cstheme="minorHAnsi"/>
          <w:sz w:val="16"/>
          <w:szCs w:val="16"/>
        </w:rPr>
      </w:pPr>
      <w:r w:rsidRPr="005016CD">
        <w:rPr>
          <w:rFonts w:ascii="Arial" w:hAnsi="Arial" w:cstheme="minorHAnsi"/>
          <w:sz w:val="16"/>
          <w:szCs w:val="16"/>
        </w:rPr>
        <w:t>BBB</w:t>
      </w:r>
      <w:r w:rsidRPr="005016CD">
        <w:rPr>
          <w:rFonts w:ascii="Arial" w:hAnsi="Arial" w:cstheme="minorHAnsi"/>
          <w:sz w:val="16"/>
          <w:szCs w:val="16"/>
        </w:rPr>
        <w:tab/>
        <w:t xml:space="preserve">blood-brain-barrier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t>B</w:t>
      </w:r>
      <w:r w:rsidRPr="005016CD">
        <w:rPr>
          <w:rFonts w:ascii="Arial" w:hAnsi="Arial"/>
          <w:sz w:val="16"/>
          <w:szCs w:val="16"/>
          <w:vertAlign w:val="subscript"/>
        </w:rPr>
        <w:t>0</w:t>
      </w:r>
      <w:r w:rsidRPr="005016CD">
        <w:rPr>
          <w:rFonts w:ascii="Arial" w:hAnsi="Arial"/>
          <w:sz w:val="16"/>
          <w:szCs w:val="16"/>
        </w:rPr>
        <w:tab/>
        <w:t xml:space="preserve">main magnetic field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b</w:t>
      </w:r>
      <w:r w:rsidRPr="005016CD">
        <w:rPr>
          <w:rFonts w:ascii="Arial" w:hAnsi="Arial"/>
          <w:sz w:val="16"/>
          <w:szCs w:val="16"/>
        </w:rPr>
        <w:tab/>
        <w:t xml:space="preserve">acquisition diffusion-encoding potential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CA</w:t>
      </w:r>
      <w:r w:rsidRPr="005016CD">
        <w:rPr>
          <w:rFonts w:ascii="Arial" w:hAnsi="Arial"/>
          <w:sz w:val="16"/>
          <w:szCs w:val="16"/>
        </w:rPr>
        <w:tab/>
        <w:t xml:space="preserve">contrast agent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CA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ab/>
        <w:t xml:space="preserve">extracellular CA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[CA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>] CA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 xml:space="preserve"> concentration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CG</w:t>
      </w:r>
      <w:r w:rsidRPr="005016CD">
        <w:rPr>
          <w:rFonts w:ascii="Arial" w:hAnsi="Arial"/>
          <w:sz w:val="16"/>
          <w:szCs w:val="16"/>
        </w:rPr>
        <w:tab/>
        <w:t>constant G, t</w:t>
      </w:r>
      <w:r w:rsidRPr="005016CD">
        <w:rPr>
          <w:rFonts w:ascii="Arial" w:hAnsi="Arial"/>
          <w:sz w:val="16"/>
          <w:szCs w:val="16"/>
          <w:vertAlign w:val="subscript"/>
        </w:rPr>
        <w:t>D</w:t>
      </w:r>
      <w:r w:rsidRPr="005016CD">
        <w:rPr>
          <w:rFonts w:ascii="Arial" w:hAnsi="Arial"/>
          <w:sz w:val="16"/>
          <w:szCs w:val="16"/>
        </w:rPr>
        <w:t xml:space="preserve"> incrementation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CI</w:t>
      </w:r>
      <w:r>
        <w:rPr>
          <w:rFonts w:ascii="Arial" w:hAnsi="Arial"/>
          <w:sz w:val="16"/>
          <w:szCs w:val="16"/>
        </w:rPr>
        <w:tab/>
        <w:t xml:space="preserve">confidence interval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CT</w:t>
      </w:r>
      <w:r w:rsidRPr="005016CD">
        <w:rPr>
          <w:rFonts w:ascii="Arial" w:hAnsi="Arial"/>
          <w:sz w:val="16"/>
          <w:szCs w:val="16"/>
        </w:rPr>
        <w:tab/>
        <w:t>constant t</w:t>
      </w:r>
      <w:r w:rsidRPr="005016CD">
        <w:rPr>
          <w:rFonts w:ascii="Arial" w:hAnsi="Arial"/>
          <w:sz w:val="16"/>
          <w:szCs w:val="16"/>
          <w:vertAlign w:val="subscript"/>
        </w:rPr>
        <w:t>D</w:t>
      </w:r>
      <w:r w:rsidRPr="005016CD">
        <w:rPr>
          <w:rFonts w:ascii="Arial" w:hAnsi="Arial"/>
          <w:sz w:val="16"/>
          <w:szCs w:val="16"/>
        </w:rPr>
        <w:t xml:space="preserve">, G incrementation </w:t>
      </w:r>
    </w:p>
    <w:p w:rsidR="00B55719" w:rsidRPr="005016CD" w:rsidRDefault="00B55719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CXC</w:t>
      </w:r>
      <w:r>
        <w:rPr>
          <w:rFonts w:ascii="Arial" w:hAnsi="Arial"/>
          <w:sz w:val="16"/>
          <w:szCs w:val="16"/>
        </w:rPr>
        <w:tab/>
      </w:r>
      <w:r w:rsidR="00DB2CBC"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 xml:space="preserve">constant exchange condition </w:t>
      </w:r>
    </w:p>
    <w:p w:rsidR="00495014" w:rsidRPr="005016CD" w:rsidRDefault="00181C0E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16"/>
                <w:szCs w:val="16"/>
              </w:rPr>
              <m:t>i</m:t>
            </m:r>
          </m:sub>
        </m:sSub>
      </m:oMath>
      <w:r w:rsidR="00495014" w:rsidRPr="005016CD">
        <w:rPr>
          <w:rFonts w:ascii="Arial" w:eastAsiaTheme="minorEastAsia" w:hAnsi="Arial"/>
          <w:sz w:val="16"/>
          <w:szCs w:val="16"/>
        </w:rPr>
        <w:tab/>
        <w:t xml:space="preserve">standard Voronoi cell i </w:t>
      </w:r>
    </w:p>
    <w:p w:rsidR="00495014" w:rsidRPr="005016CD" w:rsidRDefault="00181C0E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m:oMath>
        <m:sSubSup>
          <m:sSubSup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C</m:t>
            </m:r>
            <m:ctrlPr>
              <w:rPr>
                <w:rFonts w:ascii="Cambria Math" w:eastAsiaTheme="minorEastAsia" w:hAnsi="Cambria Math" w:cs="Arial"/>
                <w:b/>
                <w:bCs/>
                <w:i/>
                <w:sz w:val="16"/>
                <w:szCs w:val="16"/>
              </w:rPr>
            </m:ctrlPr>
          </m:e>
          <m:sub>
            <m:r>
              <w:rPr>
                <w:rFonts w:ascii="Cambria Math" w:eastAsiaTheme="minorEastAsia" w:hAnsi="Cambria Math" w:cs="Arial"/>
                <w:sz w:val="16"/>
                <w:szCs w:val="16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sz w:val="16"/>
                <w:szCs w:val="16"/>
              </w:rPr>
              <m:t>(cell)</m:t>
            </m:r>
          </m:sup>
        </m:sSubSup>
      </m:oMath>
      <w:r w:rsidR="00495014" w:rsidRPr="005016CD">
        <w:rPr>
          <w:rFonts w:ascii="Arial" w:eastAsiaTheme="minorEastAsia" w:hAnsi="Arial"/>
          <w:sz w:val="16"/>
          <w:szCs w:val="16"/>
        </w:rPr>
        <w:t xml:space="preserve">inner contracted Voronoi cell i </w:t>
      </w:r>
    </w:p>
    <w:p w:rsidR="00495014" w:rsidRPr="005016CD" w:rsidRDefault="00181C0E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m:oMath>
        <m:sSubSup>
          <m:sSubSup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C</m:t>
            </m:r>
            <m:ctrlPr>
              <w:rPr>
                <w:rFonts w:ascii="Cambria Math" w:eastAsiaTheme="minorEastAsia" w:hAnsi="Cambria Math" w:cs="Arial"/>
                <w:b/>
                <w:bCs/>
                <w:i/>
                <w:sz w:val="16"/>
                <w:szCs w:val="16"/>
              </w:rPr>
            </m:ctrlPr>
          </m:e>
          <m:sub>
            <m:r>
              <w:rPr>
                <w:rFonts w:ascii="Cambria Math" w:eastAsiaTheme="minorEastAsia" w:hAnsi="Cambria Math" w:cs="Arial"/>
                <w:sz w:val="16"/>
                <w:szCs w:val="16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 w:cs="Arial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16"/>
                    <w:szCs w:val="16"/>
                  </w:rPr>
                  <m:t>ann</m:t>
                </m:r>
              </m:e>
            </m:d>
          </m:sup>
        </m:sSubSup>
      </m:oMath>
      <w:r w:rsidR="00495014" w:rsidRPr="005016CD">
        <w:rPr>
          <w:rFonts w:ascii="Arial" w:eastAsiaTheme="minorEastAsia" w:hAnsi="Arial"/>
          <w:sz w:val="16"/>
          <w:szCs w:val="16"/>
        </w:rPr>
        <w:t xml:space="preserve">annulus of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sSubSup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C</m:t>
            </m:r>
            <m:ctrlPr>
              <w:rPr>
                <w:rFonts w:ascii="Cambria Math" w:eastAsiaTheme="minorEastAsia" w:hAnsi="Cambria Math" w:cs="Arial"/>
                <w:b/>
                <w:bCs/>
                <w:i/>
                <w:sz w:val="16"/>
                <w:szCs w:val="16"/>
              </w:rPr>
            </m:ctrlPr>
          </m:e>
          <m:sub>
            <m:r>
              <w:rPr>
                <w:rFonts w:ascii="Cambria Math" w:eastAsiaTheme="minorEastAsia" w:hAnsi="Cambria Math" w:cs="Arial"/>
                <w:sz w:val="16"/>
                <w:szCs w:val="16"/>
              </w:rPr>
              <m:t>i</m:t>
            </m:r>
          </m:sub>
          <m:sup>
            <m:r>
              <w:rPr>
                <w:rFonts w:ascii="Cambria Math" w:eastAsiaTheme="minorEastAsia" w:hAnsi="Cambria Math" w:cs="Arial"/>
                <w:sz w:val="16"/>
                <w:szCs w:val="16"/>
              </w:rPr>
              <m:t>(cell)</m:t>
            </m:r>
          </m:sup>
        </m:sSubSup>
      </m:oMath>
      <w:r w:rsidR="00495014" w:rsidRPr="005016CD">
        <w:rPr>
          <w:rFonts w:ascii="Arial" w:eastAsiaTheme="minorEastAsia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c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ab/>
        <w:t xml:space="preserve">seed point of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  <w:sz w:val="16"/>
                <w:szCs w:val="16"/>
              </w:rPr>
              <m:t>i</m:t>
            </m:r>
          </m:sub>
        </m:sSub>
      </m:oMath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γ</w:t>
      </w:r>
      <w:r w:rsidRPr="005016CD">
        <w:rPr>
          <w:rFonts w:ascii="Arial" w:hAnsi="Arial"/>
          <w:sz w:val="16"/>
          <w:szCs w:val="16"/>
        </w:rPr>
        <w:tab/>
        <w:t xml:space="preserve">proton gyromagnetic ratio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</w:rPr>
        <w:tab/>
        <w:t xml:space="preserve">diffusion coefficient [DT magnitude]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bscript"/>
        </w:rPr>
        <w:t>A</w:t>
      </w:r>
      <w:r w:rsidRPr="005016CD">
        <w:rPr>
          <w:rFonts w:ascii="Arial" w:hAnsi="Arial"/>
          <w:sz w:val="16"/>
          <w:szCs w:val="16"/>
        </w:rPr>
        <w:t xml:space="preserve"> </w:t>
      </w:r>
      <w:r w:rsidRPr="005016CD">
        <w:rPr>
          <w:rFonts w:ascii="Arial" w:hAnsi="Arial"/>
          <w:sz w:val="16"/>
          <w:szCs w:val="16"/>
        </w:rPr>
        <w:tab/>
        <w:t xml:space="preserve">intrinsic water D in compartment A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  <w:vertAlign w:val="subscript"/>
        </w:rPr>
        <w:t>A</w:t>
      </w:r>
      <w:r w:rsidRPr="005016CD">
        <w:rPr>
          <w:rFonts w:ascii="Arial" w:hAnsi="Arial"/>
          <w:sz w:val="16"/>
          <w:szCs w:val="16"/>
        </w:rPr>
        <w:tab/>
        <w:t>apparent D</w:t>
      </w:r>
      <w:r w:rsidRPr="005016CD">
        <w:rPr>
          <w:rFonts w:ascii="Arial" w:hAnsi="Arial"/>
          <w:sz w:val="16"/>
          <w:szCs w:val="16"/>
          <w:vertAlign w:val="subscript"/>
        </w:rPr>
        <w:t>A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bscript"/>
        </w:rPr>
        <w:t>ap</w:t>
      </w:r>
      <w:r w:rsidRPr="005016CD">
        <w:rPr>
          <w:rFonts w:ascii="Arial" w:hAnsi="Arial"/>
          <w:sz w:val="16"/>
          <w:szCs w:val="16"/>
        </w:rPr>
        <w:tab/>
        <w:t xml:space="preserve">apparent D from Kurtosis Equation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bscript"/>
        </w:rPr>
        <w:t>B</w:t>
      </w:r>
      <w:r w:rsidRPr="005016CD">
        <w:rPr>
          <w:rFonts w:ascii="Arial" w:hAnsi="Arial"/>
          <w:sz w:val="16"/>
          <w:szCs w:val="16"/>
        </w:rPr>
        <w:tab/>
        <w:t xml:space="preserve">intrinsic water D in compartment B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  <w:vertAlign w:val="subscript"/>
        </w:rPr>
        <w:t>B</w:t>
      </w:r>
      <w:r w:rsidRPr="005016CD">
        <w:rPr>
          <w:rFonts w:ascii="Arial" w:hAnsi="Arial"/>
          <w:sz w:val="16"/>
          <w:szCs w:val="16"/>
        </w:rPr>
        <w:tab/>
        <w:t>apparent D</w:t>
      </w:r>
      <w:r w:rsidRPr="005016CD">
        <w:rPr>
          <w:rFonts w:ascii="Arial" w:hAnsi="Arial"/>
          <w:sz w:val="16"/>
          <w:szCs w:val="16"/>
          <w:vertAlign w:val="subscript"/>
        </w:rPr>
        <w:t>B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6A5662" w:rsidRPr="0002779E" w:rsidRDefault="006A5662" w:rsidP="006A5662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b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</w:rPr>
        <w:t xml:space="preserve"> </w:t>
      </w:r>
      <w:r w:rsidRPr="0002779E">
        <w:rPr>
          <w:rFonts w:ascii="Arial" w:hAnsi="Arial"/>
          <w:sz w:val="16"/>
          <w:szCs w:val="16"/>
        </w:rPr>
        <w:tab/>
        <w:t xml:space="preserve">diffusion tensor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DCE</w:t>
      </w:r>
      <w:r w:rsidRPr="0002779E">
        <w:rPr>
          <w:rFonts w:ascii="Arial" w:hAnsi="Arial"/>
          <w:sz w:val="16"/>
          <w:szCs w:val="16"/>
        </w:rPr>
        <w:tab/>
        <w:t xml:space="preserve">dynamic-contrast-enhanced </w:t>
      </w:r>
    </w:p>
    <w:p w:rsidR="006A5662" w:rsidRPr="0002779E" w:rsidRDefault="006A5662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DTI</w:t>
      </w:r>
      <w:r w:rsidRPr="0002779E">
        <w:rPr>
          <w:rFonts w:ascii="Arial" w:hAnsi="Arial"/>
          <w:sz w:val="16"/>
          <w:szCs w:val="16"/>
        </w:rPr>
        <w:tab/>
        <w:t xml:space="preserve">diffusion tensor imaging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DWI</w:t>
      </w:r>
      <w:r w:rsidRPr="0002779E">
        <w:rPr>
          <w:rFonts w:ascii="Arial" w:hAnsi="Arial"/>
          <w:sz w:val="16"/>
          <w:szCs w:val="16"/>
        </w:rPr>
        <w:tab/>
        <w:t xml:space="preserve">diffusion-weighted imaging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D-w</w:t>
      </w:r>
      <w:r w:rsidRPr="005016CD">
        <w:rPr>
          <w:rFonts w:ascii="Arial" w:hAnsi="Arial"/>
          <w:sz w:val="16"/>
          <w:szCs w:val="16"/>
        </w:rPr>
        <w:tab/>
        <w:t xml:space="preserve">diffusion-weighted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ab/>
        <w:t xml:space="preserve">intracellular water D [no exchange]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ab/>
        <w:t>apparent D</w:t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A55E33" w:rsidRPr="0002779E" w:rsidRDefault="00A55E33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  <w:vertAlign w:val="subscript"/>
        </w:rPr>
        <w:t>n</w:t>
      </w:r>
      <w:r w:rsidRPr="0002779E">
        <w:rPr>
          <w:rFonts w:ascii="Arial" w:hAnsi="Arial"/>
          <w:sz w:val="16"/>
          <w:szCs w:val="16"/>
        </w:rPr>
        <w:tab/>
        <w:t xml:space="preserve">nanoscopic D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  <w:vertAlign w:val="subscript"/>
        </w:rPr>
        <w:t>out</w:t>
      </w:r>
      <w:r w:rsidRPr="0002779E">
        <w:rPr>
          <w:rFonts w:ascii="Arial" w:hAnsi="Arial"/>
          <w:sz w:val="16"/>
          <w:szCs w:val="16"/>
        </w:rPr>
        <w:tab/>
        <w:t xml:space="preserve">extracellular water D [no exchange]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</w:rPr>
        <w:sym w:font="Symbol" w:char="F0A2"/>
      </w:r>
      <w:r w:rsidRPr="0002779E">
        <w:rPr>
          <w:rFonts w:ascii="Arial" w:hAnsi="Arial"/>
          <w:sz w:val="16"/>
          <w:szCs w:val="16"/>
          <w:vertAlign w:val="subscript"/>
        </w:rPr>
        <w:t>out</w:t>
      </w:r>
      <w:r w:rsidRPr="0002779E">
        <w:rPr>
          <w:rFonts w:ascii="Arial" w:hAnsi="Arial"/>
          <w:sz w:val="16"/>
          <w:szCs w:val="16"/>
        </w:rPr>
        <w:tab/>
        <w:t>apparent D</w:t>
      </w:r>
      <w:r w:rsidRPr="0002779E">
        <w:rPr>
          <w:rFonts w:ascii="Arial" w:hAnsi="Arial"/>
          <w:sz w:val="16"/>
          <w:szCs w:val="16"/>
          <w:vertAlign w:val="subscript"/>
        </w:rPr>
        <w:t>out</w:t>
      </w:r>
      <w:r w:rsidRPr="0002779E">
        <w:rPr>
          <w:rFonts w:ascii="Arial" w:hAnsi="Arial"/>
          <w:sz w:val="16"/>
          <w:szCs w:val="16"/>
        </w:rPr>
        <w:t xml:space="preserve"> </w:t>
      </w:r>
    </w:p>
    <w:p w:rsidR="00A55E33" w:rsidRPr="0002779E" w:rsidRDefault="00A55E33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  <w:vertAlign w:val="subscript"/>
        </w:rPr>
        <w:t>WM</w:t>
      </w:r>
      <w:r w:rsidRPr="0002779E">
        <w:rPr>
          <w:rFonts w:ascii="Arial" w:hAnsi="Arial"/>
          <w:sz w:val="16"/>
          <w:szCs w:val="16"/>
        </w:rPr>
        <w:tab/>
        <w:t>D</w:t>
      </w:r>
      <w:r w:rsidRPr="0002779E">
        <w:rPr>
          <w:rFonts w:ascii="Arial" w:hAnsi="Arial"/>
          <w:sz w:val="16"/>
          <w:szCs w:val="16"/>
          <w:vertAlign w:val="subscript"/>
        </w:rPr>
        <w:t>in</w:t>
      </w:r>
      <w:r w:rsidRPr="0002779E">
        <w:rPr>
          <w:rFonts w:ascii="Arial" w:hAnsi="Arial"/>
          <w:sz w:val="16"/>
          <w:szCs w:val="16"/>
        </w:rPr>
        <w:t xml:space="preserve"> or D</w:t>
      </w:r>
      <w:r w:rsidRPr="0002779E">
        <w:rPr>
          <w:rFonts w:ascii="Arial" w:hAnsi="Arial"/>
          <w:sz w:val="16"/>
          <w:szCs w:val="16"/>
          <w:vertAlign w:val="subscript"/>
        </w:rPr>
        <w:t>out</w:t>
      </w:r>
      <w:r w:rsidRPr="0002779E">
        <w:rPr>
          <w:rFonts w:ascii="Arial" w:hAnsi="Arial"/>
          <w:sz w:val="16"/>
          <w:szCs w:val="16"/>
        </w:rPr>
        <w:t xml:space="preserve"> limit at large t</w:t>
      </w:r>
      <w:r w:rsidRPr="0002779E">
        <w:rPr>
          <w:rFonts w:ascii="Arial" w:hAnsi="Arial"/>
          <w:sz w:val="16"/>
          <w:szCs w:val="16"/>
          <w:vertAlign w:val="subscript"/>
        </w:rPr>
        <w:t>RW</w:t>
      </w:r>
      <w:r w:rsidRPr="0002779E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bscript"/>
        </w:rPr>
        <w:t>0</w:t>
      </w:r>
      <w:r w:rsidRPr="005016CD">
        <w:rPr>
          <w:rFonts w:ascii="Arial" w:hAnsi="Arial"/>
          <w:sz w:val="16"/>
          <w:szCs w:val="16"/>
        </w:rPr>
        <w:tab/>
        <w:t>pure water diffusion coefficient [37</w:t>
      </w:r>
      <w:r w:rsidRPr="005016CD">
        <w:rPr>
          <w:rFonts w:ascii="Arial" w:hAnsi="Arial"/>
          <w:sz w:val="16"/>
          <w:szCs w:val="16"/>
          <w:vertAlign w:val="superscript"/>
        </w:rPr>
        <w:t>o</w:t>
      </w:r>
      <w:r w:rsidRPr="005016CD">
        <w:rPr>
          <w:rFonts w:ascii="Arial" w:hAnsi="Arial"/>
          <w:sz w:val="16"/>
          <w:szCs w:val="16"/>
        </w:rPr>
        <w:t xml:space="preserve">C]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4B0306">
        <w:rPr>
          <w:rFonts w:ascii="Arial" w:hAnsi="Arial"/>
          <w:b/>
          <w:sz w:val="16"/>
          <w:szCs w:val="16"/>
        </w:rPr>
        <w:sym w:font="Symbol" w:char="F07C"/>
      </w:r>
      <w:r w:rsidRPr="005016CD">
        <w:rPr>
          <w:rFonts w:ascii="Arial" w:hAnsi="Arial"/>
          <w:sz w:val="16"/>
          <w:szCs w:val="16"/>
        </w:rPr>
        <w:sym w:font="Symbol" w:char="F044"/>
      </w:r>
      <w:r w:rsidRPr="005016CD">
        <w:rPr>
          <w:rFonts w:ascii="Arial" w:hAnsi="Arial"/>
          <w:sz w:val="16"/>
          <w:szCs w:val="16"/>
        </w:rPr>
        <w:t>D</w:t>
      </w:r>
      <w:r w:rsidRPr="004B0306">
        <w:rPr>
          <w:rFonts w:ascii="Arial" w:hAnsi="Arial"/>
          <w:b/>
          <w:sz w:val="16"/>
          <w:szCs w:val="16"/>
        </w:rPr>
        <w:sym w:font="Symbol" w:char="F07C"/>
      </w:r>
      <w:r w:rsidRPr="005016CD">
        <w:rPr>
          <w:rFonts w:ascii="Arial" w:hAnsi="Arial"/>
          <w:sz w:val="16"/>
          <w:szCs w:val="16"/>
        </w:rPr>
        <w:tab/>
        <w:t>absolute D</w:t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>, D</w:t>
      </w:r>
      <w:r w:rsidRPr="005016CD">
        <w:rPr>
          <w:rFonts w:ascii="Arial" w:hAnsi="Arial"/>
          <w:sz w:val="16"/>
          <w:szCs w:val="16"/>
          <w:vertAlign w:val="subscript"/>
        </w:rPr>
        <w:t>out</w:t>
      </w:r>
      <w:r w:rsidRPr="005016CD">
        <w:rPr>
          <w:rFonts w:ascii="Arial" w:hAnsi="Arial"/>
          <w:sz w:val="16"/>
          <w:szCs w:val="16"/>
        </w:rPr>
        <w:t xml:space="preserve"> difference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</w:rPr>
        <w:tab/>
        <w:t xml:space="preserve">diffusional water molecule displacement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d</w:t>
      </w:r>
      <w:r w:rsidRPr="005016CD">
        <w:rPr>
          <w:rFonts w:ascii="Arial" w:hAnsi="Arial"/>
          <w:sz w:val="16"/>
          <w:szCs w:val="16"/>
          <w:vertAlign w:val="superscript"/>
        </w:rPr>
        <w:t>rms</w:t>
      </w:r>
      <w:r w:rsidRPr="005016CD">
        <w:rPr>
          <w:rFonts w:ascii="Arial" w:hAnsi="Arial"/>
          <w:sz w:val="16"/>
          <w:szCs w:val="16"/>
        </w:rPr>
        <w:tab/>
        <w:t xml:space="preserve">root-mean-square of d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ECV</w:t>
      </w:r>
      <w:r w:rsidRPr="005016CD">
        <w:rPr>
          <w:rFonts w:ascii="Arial" w:hAnsi="Arial"/>
          <w:sz w:val="16"/>
          <w:szCs w:val="16"/>
        </w:rPr>
        <w:tab/>
        <w:t>tissue extracellular volume fraction [v</w:t>
      </w:r>
      <w:r w:rsidRPr="005016CD">
        <w:rPr>
          <w:rFonts w:ascii="Arial" w:hAnsi="Arial"/>
          <w:sz w:val="16"/>
          <w:szCs w:val="16"/>
          <w:vertAlign w:val="subscript"/>
        </w:rPr>
        <w:t>e</w:t>
      </w:r>
      <w:r w:rsidRPr="005016CD">
        <w:rPr>
          <w:rFonts w:ascii="Arial" w:hAnsi="Arial"/>
          <w:sz w:val="16"/>
          <w:szCs w:val="16"/>
        </w:rPr>
        <w:t xml:space="preserve">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δ</w:t>
      </w:r>
      <w:r w:rsidRPr="005016CD">
        <w:rPr>
          <w:rFonts w:ascii="Arial" w:hAnsi="Arial"/>
          <w:sz w:val="16"/>
          <w:szCs w:val="16"/>
        </w:rPr>
        <w:tab/>
        <w:t xml:space="preserve">PFG duration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44"/>
      </w:r>
      <w:r w:rsidRPr="005016CD">
        <w:rPr>
          <w:rFonts w:ascii="Arial" w:hAnsi="Arial"/>
          <w:sz w:val="16"/>
          <w:szCs w:val="16"/>
        </w:rPr>
        <w:tab/>
        <w:t xml:space="preserve">diffusion interval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44"/>
      </w:r>
      <w:r w:rsidRPr="005016CD">
        <w:rPr>
          <w:rFonts w:ascii="Arial" w:hAnsi="Arial"/>
          <w:sz w:val="16"/>
          <w:szCs w:val="16"/>
          <w:vertAlign w:val="subscript"/>
        </w:rPr>
        <w:t>ap</w:t>
      </w:r>
      <w:r w:rsidRPr="005016CD">
        <w:rPr>
          <w:rFonts w:ascii="Arial" w:hAnsi="Arial"/>
          <w:sz w:val="16"/>
          <w:szCs w:val="16"/>
        </w:rPr>
        <w:tab/>
        <w:t xml:space="preserve">apparent </w:t>
      </w:r>
      <w:r w:rsidRPr="005016CD">
        <w:rPr>
          <w:rFonts w:ascii="Arial" w:hAnsi="Arial"/>
          <w:sz w:val="16"/>
          <w:szCs w:val="16"/>
        </w:rPr>
        <w:sym w:font="Symbol" w:char="F044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E</w:t>
      </w:r>
      <w:r w:rsidRPr="005016CD">
        <w:rPr>
          <w:rFonts w:ascii="Arial" w:hAnsi="Arial"/>
          <w:sz w:val="16"/>
          <w:szCs w:val="16"/>
        </w:rPr>
        <w:tab/>
        <w:t xml:space="preserve">expectation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FDG</w:t>
      </w:r>
      <w:r w:rsidRPr="005016CD">
        <w:rPr>
          <w:rFonts w:ascii="Arial" w:hAnsi="Arial"/>
          <w:sz w:val="16"/>
          <w:szCs w:val="16"/>
        </w:rPr>
        <w:tab/>
        <w:t>2-deoxy-2-</w:t>
      </w:r>
      <w:r w:rsidRPr="005016CD">
        <w:rPr>
          <w:rFonts w:ascii="Arial" w:hAnsi="Arial"/>
          <w:sz w:val="16"/>
          <w:szCs w:val="16"/>
          <w:vertAlign w:val="superscript"/>
        </w:rPr>
        <w:t>18</w:t>
      </w:r>
      <w:r w:rsidRPr="005016CD">
        <w:rPr>
          <w:rFonts w:ascii="Arial" w:hAnsi="Arial"/>
          <w:sz w:val="16"/>
          <w:szCs w:val="16"/>
        </w:rPr>
        <w:t xml:space="preserve">Fluoro-D-glucose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FEXI</w:t>
      </w:r>
      <w:r w:rsidRPr="005016CD">
        <w:rPr>
          <w:rFonts w:ascii="Arial" w:hAnsi="Arial"/>
          <w:sz w:val="16"/>
          <w:szCs w:val="16"/>
        </w:rPr>
        <w:tab/>
        <w:t xml:space="preserve">filter exchange imaging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FOV</w:t>
      </w:r>
      <w:r w:rsidRPr="005016CD">
        <w:rPr>
          <w:rFonts w:ascii="Arial" w:hAnsi="Arial"/>
          <w:sz w:val="16"/>
          <w:szCs w:val="16"/>
        </w:rPr>
        <w:tab/>
        <w:t xml:space="preserve">field-of-view </w:t>
      </w:r>
    </w:p>
    <w:p w:rsidR="004D2837" w:rsidRPr="0002779E" w:rsidRDefault="004D2837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 xml:space="preserve">FWHM  full width at half maximum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FXL</w:t>
      </w:r>
      <w:r w:rsidRPr="0002779E">
        <w:rPr>
          <w:rFonts w:ascii="Arial" w:hAnsi="Arial"/>
          <w:sz w:val="16"/>
          <w:szCs w:val="16"/>
        </w:rPr>
        <w:tab/>
        <w:t xml:space="preserve">fast-exchange-limit </w:t>
      </w:r>
      <w:r w:rsidR="00DC2553" w:rsidRPr="0002779E">
        <w:rPr>
          <w:rFonts w:ascii="Arial" w:hAnsi="Arial"/>
          <w:sz w:val="16"/>
          <w:szCs w:val="16"/>
        </w:rPr>
        <w:t xml:space="preserve">   </w:t>
      </w:r>
    </w:p>
    <w:p w:rsidR="00DC2553" w:rsidRPr="0002779E" w:rsidRDefault="00DC2553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fL  [(</w:t>
      </w:r>
      <w:r w:rsidRPr="0002779E">
        <w:rPr>
          <w:rFonts w:ascii="Times New Roman" w:hAnsi="Times New Roman" w:cs="Times New Roman"/>
          <w:sz w:val="16"/>
          <w:szCs w:val="16"/>
        </w:rPr>
        <w:t>μ</w:t>
      </w:r>
      <w:r w:rsidRPr="0002779E">
        <w:rPr>
          <w:rFonts w:ascii="Arial" w:hAnsi="Arial"/>
          <w:sz w:val="16"/>
          <w:szCs w:val="16"/>
        </w:rPr>
        <w:t>m)</w:t>
      </w:r>
      <w:r w:rsidRPr="0002779E">
        <w:rPr>
          <w:rFonts w:ascii="Arial" w:hAnsi="Arial"/>
          <w:sz w:val="16"/>
          <w:szCs w:val="16"/>
          <w:vertAlign w:val="superscript"/>
        </w:rPr>
        <w:t>3</w:t>
      </w:r>
      <w:r w:rsidRPr="0002779E">
        <w:rPr>
          <w:rFonts w:ascii="Arial" w:hAnsi="Arial"/>
          <w:sz w:val="16"/>
          <w:szCs w:val="16"/>
        </w:rPr>
        <w:t xml:space="preserve">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fMRI</w:t>
      </w:r>
      <w:r w:rsidRPr="005016CD">
        <w:rPr>
          <w:rFonts w:ascii="Arial" w:hAnsi="Arial"/>
          <w:sz w:val="16"/>
          <w:szCs w:val="16"/>
        </w:rPr>
        <w:tab/>
      </w:r>
      <w:r w:rsidRPr="005016CD">
        <w:rPr>
          <w:rFonts w:ascii="Arial" w:hAnsi="Arial"/>
          <w:i/>
          <w:sz w:val="16"/>
          <w:szCs w:val="16"/>
        </w:rPr>
        <w:t>functional</w:t>
      </w:r>
      <w:r w:rsidRPr="005016CD">
        <w:rPr>
          <w:rFonts w:ascii="Arial" w:hAnsi="Arial"/>
          <w:sz w:val="16"/>
          <w:szCs w:val="16"/>
        </w:rPr>
        <w:t xml:space="preserve"> MRI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f</w:t>
      </w:r>
      <w:r w:rsidRPr="005016CD">
        <w:rPr>
          <w:rFonts w:ascii="Arial" w:hAnsi="Arial"/>
          <w:sz w:val="16"/>
          <w:szCs w:val="16"/>
          <w:vertAlign w:val="subscript"/>
        </w:rPr>
        <w:t>M</w:t>
      </w:r>
      <w:r w:rsidRPr="005016CD">
        <w:rPr>
          <w:rFonts w:ascii="Arial" w:hAnsi="Arial"/>
          <w:sz w:val="16"/>
          <w:szCs w:val="16"/>
        </w:rPr>
        <w:tab/>
        <w:t xml:space="preserve">intracellular macromolecular v </w:t>
      </w:r>
    </w:p>
    <w:p w:rsidR="00495014" w:rsidRPr="005016CD" w:rsidRDefault="00181C0E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m:oMath>
        <m:acc>
          <m:accPr>
            <m:ctrlPr>
              <w:rPr>
                <w:rFonts w:ascii="Cambria Math" w:eastAsiaTheme="minorEastAsia" w:hAnsi="Cambria Math" w:cs="Arial"/>
                <w:i/>
                <w:sz w:val="16"/>
                <w:szCs w:val="16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16"/>
                <w:szCs w:val="16"/>
              </w:rPr>
              <m:t>Φ</m:t>
            </m:r>
          </m:e>
        </m:acc>
      </m:oMath>
      <w:r w:rsidR="00495014" w:rsidRPr="005016CD">
        <w:rPr>
          <w:rFonts w:ascii="Arial" w:eastAsiaTheme="minorEastAsia" w:hAnsi="Arial"/>
          <w:sz w:val="16"/>
          <w:szCs w:val="16"/>
        </w:rPr>
        <w:tab/>
        <w:t xml:space="preserve">subset of seeds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66"/>
      </w:r>
      <w:r w:rsidRPr="005016CD">
        <w:rPr>
          <w:rFonts w:ascii="Arial" w:hAnsi="Arial"/>
          <w:sz w:val="16"/>
          <w:szCs w:val="16"/>
        </w:rPr>
        <w:tab/>
        <w:t xml:space="preserve">spin precessional phase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t>G</w:t>
      </w:r>
      <w:r w:rsidRPr="005016CD">
        <w:rPr>
          <w:rFonts w:ascii="Arial" w:hAnsi="Arial"/>
          <w:sz w:val="16"/>
          <w:szCs w:val="16"/>
        </w:rPr>
        <w:tab/>
        <w:t xml:space="preserve">magnetic field gradient tensor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G</w:t>
      </w:r>
      <w:r w:rsidRPr="005016CD">
        <w:rPr>
          <w:rFonts w:ascii="Arial" w:hAnsi="Arial"/>
          <w:sz w:val="16"/>
          <w:szCs w:val="16"/>
        </w:rPr>
        <w:tab/>
      </w:r>
      <w:r w:rsidRPr="005016CD">
        <w:rPr>
          <w:rFonts w:ascii="Arial" w:hAnsi="Arial"/>
          <w:b/>
          <w:sz w:val="16"/>
          <w:szCs w:val="16"/>
        </w:rPr>
        <w:t>G</w:t>
      </w:r>
      <w:r w:rsidRPr="005016CD">
        <w:rPr>
          <w:rFonts w:ascii="Arial" w:hAnsi="Arial"/>
          <w:sz w:val="16"/>
          <w:szCs w:val="16"/>
        </w:rPr>
        <w:t xml:space="preserve"> magnitude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GLUT  glucose transporter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GM</w:t>
      </w:r>
      <w:r w:rsidRPr="005016CD">
        <w:rPr>
          <w:rFonts w:ascii="Arial" w:hAnsi="Arial"/>
          <w:sz w:val="16"/>
          <w:szCs w:val="16"/>
        </w:rPr>
        <w:tab/>
        <w:t xml:space="preserve">cerebral gray matter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47"/>
      </w:r>
      <w:r w:rsidRPr="005016CD">
        <w:rPr>
          <w:rFonts w:ascii="Arial" w:hAnsi="Arial"/>
          <w:sz w:val="16"/>
          <w:szCs w:val="16"/>
        </w:rPr>
        <w:tab/>
        <w:t xml:space="preserve">gamma distribution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HPC</w:t>
      </w:r>
      <w:r w:rsidRPr="005016CD">
        <w:rPr>
          <w:rFonts w:ascii="Arial" w:hAnsi="Arial"/>
          <w:sz w:val="16"/>
          <w:szCs w:val="16"/>
        </w:rPr>
        <w:tab/>
        <w:t xml:space="preserve"> high power computing </w:t>
      </w:r>
    </w:p>
    <w:p w:rsidR="00495014" w:rsidRPr="005016CD" w:rsidRDefault="00495014" w:rsidP="00495014">
      <w:pPr>
        <w:spacing w:after="0"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free</w:t>
      </w:r>
      <w:r w:rsidRPr="005016CD">
        <w:rPr>
          <w:rFonts w:ascii="Arial" w:hAnsi="Arial"/>
          <w:sz w:val="16"/>
          <w:szCs w:val="16"/>
        </w:rPr>
        <w:t xml:space="preserve"> pure water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 xml:space="preserve">  intracellular water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out</w:t>
      </w:r>
      <w:r w:rsidRPr="005016CD">
        <w:rPr>
          <w:rFonts w:ascii="Arial" w:hAnsi="Arial"/>
          <w:sz w:val="16"/>
          <w:szCs w:val="16"/>
        </w:rPr>
        <w:t xml:space="preserve"> extracellular water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[H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>] 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in</w:t>
      </w:r>
      <w:r w:rsidRPr="005016CD">
        <w:rPr>
          <w:rFonts w:ascii="Arial" w:hAnsi="Arial"/>
          <w:sz w:val="16"/>
          <w:szCs w:val="16"/>
        </w:rPr>
        <w:t xml:space="preserve"> concentration</w:t>
      </w:r>
      <w:r w:rsidR="00FE5A4D">
        <w:rPr>
          <w:rFonts w:ascii="Arial" w:hAnsi="Arial"/>
          <w:sz w:val="16"/>
          <w:szCs w:val="16"/>
        </w:rPr>
        <w:t>, 0.042 nmol/pL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  <w:vertAlign w:val="superscript"/>
        </w:rPr>
        <w:t>1</w:t>
      </w: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</w:rPr>
        <w:tab/>
        <w:t xml:space="preserve"> water proton MR signal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IF</w:t>
      </w:r>
      <w:r w:rsidRPr="005016CD">
        <w:rPr>
          <w:rFonts w:ascii="Arial" w:hAnsi="Arial"/>
          <w:sz w:val="16"/>
          <w:szCs w:val="16"/>
        </w:rPr>
        <w:tab/>
        <w:t xml:space="preserve">isotropic fractionation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IVIM</w:t>
      </w:r>
      <w:r w:rsidRPr="005016CD">
        <w:rPr>
          <w:rFonts w:ascii="Arial" w:hAnsi="Arial"/>
          <w:sz w:val="16"/>
          <w:szCs w:val="16"/>
        </w:rPr>
        <w:tab/>
        <w:t xml:space="preserve"> intra-vascular incoherent motion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KA</w:t>
      </w:r>
      <w:r w:rsidRPr="005016CD">
        <w:rPr>
          <w:rFonts w:ascii="Arial" w:hAnsi="Arial"/>
          <w:sz w:val="16"/>
          <w:szCs w:val="16"/>
        </w:rPr>
        <w:tab/>
        <w:t>K</w:t>
      </w:r>
      <w:r w:rsidRPr="005016CD">
        <w:rPr>
          <w:rFonts w:ascii="Times New Roman" w:hAnsi="Times New Roman" w:cs="Times New Roman"/>
          <w:sz w:val="16"/>
          <w:szCs w:val="16"/>
        </w:rPr>
        <w:t>ä</w:t>
      </w:r>
      <w:r w:rsidRPr="005016CD">
        <w:rPr>
          <w:rFonts w:ascii="Arial" w:hAnsi="Arial"/>
          <w:sz w:val="16"/>
          <w:szCs w:val="16"/>
        </w:rPr>
        <w:t xml:space="preserve">rger/Andrasko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ap</w:t>
      </w:r>
      <w:r w:rsidRPr="005016CD">
        <w:rPr>
          <w:rFonts w:ascii="Arial" w:hAnsi="Arial"/>
          <w:sz w:val="16"/>
          <w:szCs w:val="16"/>
        </w:rPr>
        <w:tab/>
        <w:t xml:space="preserve">apparent Kurtosis coefficient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</w:rPr>
        <w:tab/>
        <w:t xml:space="preserve">steady-state water exchange rate constant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AB</w:t>
      </w:r>
      <w:r w:rsidRPr="005016CD">
        <w:rPr>
          <w:rFonts w:ascii="Arial" w:hAnsi="Arial"/>
          <w:sz w:val="16"/>
          <w:szCs w:val="16"/>
        </w:rPr>
        <w:tab/>
        <w:t>unidirectional water rate constant, A</w:t>
      </w:r>
      <w:r w:rsidRPr="005016CD">
        <w:rPr>
          <w:rFonts w:ascii="Arial" w:hAnsi="Arial"/>
          <w:sz w:val="16"/>
          <w:szCs w:val="16"/>
        </w:rPr>
        <w:sym w:font="Symbol" w:char="F0AE"/>
      </w:r>
      <w:r w:rsidRPr="005016CD">
        <w:rPr>
          <w:rFonts w:ascii="Arial" w:hAnsi="Arial"/>
          <w:sz w:val="16"/>
          <w:szCs w:val="16"/>
        </w:rPr>
        <w:t xml:space="preserve">B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ab/>
        <w:t>cellular water efflux k (1/</w:t>
      </w:r>
      <w:r w:rsidRPr="005016CD">
        <w:rPr>
          <w:rFonts w:ascii="Arial" w:hAnsi="Arial"/>
          <w:sz w:val="16"/>
          <w:szCs w:val="16"/>
        </w:rPr>
        <w:sym w:font="Symbol" w:char="F074"/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 xml:space="preserve">)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>(a)  active 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 xml:space="preserve"> contribution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>(p)  passive 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 xml:space="preserve"> contribution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oi</w:t>
      </w:r>
      <w:r w:rsidRPr="005016CD">
        <w:rPr>
          <w:rFonts w:ascii="Arial" w:hAnsi="Arial"/>
          <w:sz w:val="16"/>
          <w:szCs w:val="16"/>
        </w:rPr>
        <w:tab/>
        <w:t xml:space="preserve">cellular water influx k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k</w:t>
      </w:r>
      <w:r w:rsidRPr="004B0306">
        <w:rPr>
          <w:rFonts w:ascii="Arial" w:hAnsi="Arial"/>
          <w:sz w:val="16"/>
          <w:szCs w:val="16"/>
          <w:vertAlign w:val="subscript"/>
        </w:rPr>
        <w:t>pe</w:t>
      </w:r>
      <w:r>
        <w:rPr>
          <w:rFonts w:ascii="Arial" w:hAnsi="Arial"/>
          <w:sz w:val="16"/>
          <w:szCs w:val="16"/>
        </w:rPr>
        <w:tab/>
        <w:t xml:space="preserve">capillary CA efflux k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po</w:t>
      </w:r>
      <w:r w:rsidRPr="005016CD">
        <w:rPr>
          <w:rFonts w:ascii="Arial" w:hAnsi="Arial"/>
          <w:sz w:val="16"/>
          <w:szCs w:val="16"/>
        </w:rPr>
        <w:tab/>
        <w:t xml:space="preserve">capillary water efflux k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K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  <w:vertAlign w:val="superscript"/>
        </w:rPr>
        <w:t>+</w:t>
      </w:r>
      <w:r w:rsidRPr="005016CD">
        <w:rPr>
          <w:rFonts w:ascii="Arial" w:hAnsi="Arial"/>
          <w:sz w:val="16"/>
          <w:szCs w:val="16"/>
        </w:rPr>
        <w:tab/>
        <w:t xml:space="preserve">extracellular potassium 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K-Ras  Kirsten rat sarcoma virus oncogene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6B"/>
      </w:r>
      <w:r w:rsidRPr="005016CD">
        <w:rPr>
          <w:rFonts w:ascii="Arial" w:hAnsi="Arial"/>
          <w:sz w:val="16"/>
          <w:szCs w:val="16"/>
        </w:rPr>
        <w:tab/>
        <w:t xml:space="preserve">fraction of </w:t>
      </w:r>
      <w:r w:rsidRPr="005016CD">
        <w:rPr>
          <w:rFonts w:ascii="Arial" w:hAnsi="Arial"/>
          <w:sz w:val="16"/>
          <w:szCs w:val="16"/>
        </w:rPr>
        <w:sym w:font="Symbol" w:char="F061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к</w:t>
      </w:r>
      <w:r w:rsidRPr="005016CD">
        <w:rPr>
          <w:rFonts w:ascii="Arial" w:hAnsi="Arial"/>
          <w:sz w:val="16"/>
          <w:szCs w:val="16"/>
          <w:vertAlign w:val="subscript"/>
        </w:rPr>
        <w:t>Dio</w:t>
      </w:r>
      <w:r w:rsidRPr="005016CD">
        <w:rPr>
          <w:rFonts w:ascii="Arial" w:hAnsi="Arial"/>
          <w:sz w:val="16"/>
          <w:szCs w:val="16"/>
        </w:rPr>
        <w:tab/>
        <w:t xml:space="preserve">diffusigraphic </w:t>
      </w:r>
      <w:r>
        <w:rPr>
          <w:rFonts w:ascii="Arial" w:hAnsi="Arial"/>
          <w:sz w:val="16"/>
          <w:szCs w:val="16"/>
        </w:rPr>
        <w:t>s-s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к</w:t>
      </w:r>
      <w:r>
        <w:rPr>
          <w:rFonts w:ascii="Arial" w:hAnsi="Arial"/>
          <w:sz w:val="16"/>
          <w:szCs w:val="16"/>
          <w:vertAlign w:val="subscript"/>
        </w:rPr>
        <w:t>F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ab/>
      </w:r>
      <w:r>
        <w:rPr>
          <w:rFonts w:ascii="Arial" w:hAnsi="Arial"/>
          <w:sz w:val="16"/>
          <w:szCs w:val="16"/>
        </w:rPr>
        <w:t>flow</w:t>
      </w:r>
      <w:r w:rsidRPr="005016CD"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 xml:space="preserve">s-s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κ</w:t>
      </w:r>
      <w:r w:rsidRPr="00106BB4">
        <w:rPr>
          <w:rFonts w:ascii="Arial" w:hAnsi="Arial"/>
          <w:sz w:val="16"/>
          <w:szCs w:val="16"/>
          <w:vertAlign w:val="subscript"/>
        </w:rPr>
        <w:t>Xio</w:t>
      </w:r>
      <w:r>
        <w:rPr>
          <w:rFonts w:ascii="Arial" w:hAnsi="Arial"/>
          <w:sz w:val="16"/>
          <w:szCs w:val="16"/>
        </w:rPr>
        <w:tab/>
        <w:t xml:space="preserve">[X = D, F, 1]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Times New Roman" w:hAnsi="Times New Roman" w:cs="Times New Roman"/>
          <w:sz w:val="16"/>
          <w:szCs w:val="16"/>
        </w:rPr>
        <w:t>к</w:t>
      </w:r>
      <w:r w:rsidRPr="005016CD">
        <w:rPr>
          <w:rFonts w:ascii="Arial" w:hAnsi="Arial"/>
          <w:sz w:val="16"/>
          <w:szCs w:val="16"/>
          <w:vertAlign w:val="subscript"/>
        </w:rPr>
        <w:t>1io</w:t>
      </w:r>
      <w:r w:rsidRPr="005016CD">
        <w:rPr>
          <w:rFonts w:ascii="Arial" w:hAnsi="Arial"/>
          <w:sz w:val="16"/>
          <w:szCs w:val="16"/>
        </w:rPr>
        <w:tab/>
        <w:t xml:space="preserve">longitudinal </w:t>
      </w:r>
      <w:r>
        <w:rPr>
          <w:rFonts w:ascii="Arial" w:hAnsi="Arial"/>
          <w:sz w:val="16"/>
          <w:szCs w:val="16"/>
        </w:rPr>
        <w:t>s-s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Ls-sL  large </w:t>
      </w:r>
      <w:r>
        <w:rPr>
          <w:rFonts w:ascii="Times New Roman" w:hAnsi="Times New Roman" w:cs="Times New Roman"/>
          <w:sz w:val="16"/>
          <w:szCs w:val="16"/>
        </w:rPr>
        <w:t>κ</w:t>
      </w:r>
      <w:r w:rsidRPr="00106BB4">
        <w:rPr>
          <w:rFonts w:ascii="Arial" w:hAnsi="Arial"/>
          <w:sz w:val="16"/>
          <w:szCs w:val="16"/>
          <w:vertAlign w:val="subscript"/>
        </w:rPr>
        <w:t>Xio</w:t>
      </w:r>
      <w:r>
        <w:rPr>
          <w:rFonts w:ascii="Arial" w:hAnsi="Arial"/>
          <w:sz w:val="16"/>
          <w:szCs w:val="16"/>
        </w:rPr>
        <w:t xml:space="preserve"> limit [formerly, SXL] condition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Ls-sR  large </w:t>
      </w:r>
      <w:r>
        <w:rPr>
          <w:rFonts w:ascii="Times New Roman" w:hAnsi="Times New Roman" w:cs="Times New Roman"/>
          <w:sz w:val="16"/>
          <w:szCs w:val="16"/>
        </w:rPr>
        <w:t>κ</w:t>
      </w:r>
      <w:r w:rsidRPr="00106BB4">
        <w:rPr>
          <w:rFonts w:ascii="Arial" w:hAnsi="Arial"/>
          <w:sz w:val="16"/>
          <w:szCs w:val="16"/>
          <w:vertAlign w:val="subscript"/>
        </w:rPr>
        <w:t>Xio</w:t>
      </w:r>
      <w:r>
        <w:rPr>
          <w:rFonts w:ascii="Arial" w:hAnsi="Arial"/>
          <w:sz w:val="16"/>
          <w:szCs w:val="16"/>
        </w:rPr>
        <w:t xml:space="preserve"> regime [formerly, SXR] condition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l</w:t>
      </w:r>
      <w:r w:rsidRPr="005016CD">
        <w:rPr>
          <w:rFonts w:ascii="Arial" w:hAnsi="Arial"/>
          <w:sz w:val="16"/>
          <w:szCs w:val="16"/>
          <w:vertAlign w:val="subscript"/>
        </w:rPr>
        <w:t>s</w:t>
      </w:r>
      <w:r w:rsidRPr="005016CD">
        <w:rPr>
          <w:rFonts w:ascii="Arial" w:hAnsi="Arial"/>
          <w:sz w:val="16"/>
          <w:szCs w:val="16"/>
        </w:rPr>
        <w:tab/>
        <w:t xml:space="preserve">RW step length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l</w:t>
      </w:r>
      <w:r w:rsidRPr="005016CD">
        <w:rPr>
          <w:rFonts w:ascii="Arial" w:hAnsi="Arial"/>
          <w:sz w:val="16"/>
          <w:szCs w:val="16"/>
          <w:vertAlign w:val="subscript"/>
        </w:rPr>
        <w:t>s</w:t>
      </w:r>
      <w:r w:rsidRPr="005016CD">
        <w:rPr>
          <w:rFonts w:ascii="Arial" w:hAnsi="Arial"/>
          <w:sz w:val="16"/>
          <w:szCs w:val="16"/>
          <w:vertAlign w:val="superscript"/>
        </w:rPr>
        <w:t>rms</w:t>
      </w:r>
      <w:r w:rsidRPr="005016CD">
        <w:rPr>
          <w:rFonts w:ascii="Arial" w:hAnsi="Arial"/>
          <w:sz w:val="16"/>
          <w:szCs w:val="16"/>
        </w:rPr>
        <w:tab/>
        <w:t>root-mean-square l</w:t>
      </w:r>
      <w:r w:rsidRPr="005016CD">
        <w:rPr>
          <w:rFonts w:ascii="Arial" w:hAnsi="Arial"/>
          <w:sz w:val="16"/>
          <w:szCs w:val="16"/>
          <w:vertAlign w:val="subscript"/>
        </w:rPr>
        <w:t>s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M</w:t>
      </w:r>
      <w:r w:rsidRPr="005016CD">
        <w:rPr>
          <w:rFonts w:ascii="Arial" w:hAnsi="Arial"/>
          <w:sz w:val="16"/>
          <w:szCs w:val="16"/>
          <w:vertAlign w:val="subscript"/>
        </w:rPr>
        <w:t>enc</w:t>
      </w:r>
      <w:r w:rsidRPr="005016CD">
        <w:rPr>
          <w:rFonts w:ascii="Arial" w:hAnsi="Arial"/>
          <w:sz w:val="16"/>
          <w:szCs w:val="16"/>
        </w:rPr>
        <w:tab/>
        <w:t xml:space="preserve">PFG [zeroth] moment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MR</w:t>
      </w:r>
      <w:r w:rsidRPr="005016CD">
        <w:rPr>
          <w:rFonts w:ascii="Arial" w:hAnsi="Arial"/>
          <w:sz w:val="16"/>
          <w:szCs w:val="16"/>
        </w:rPr>
        <w:tab/>
        <w:t xml:space="preserve">magnetic resonance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MRI</w:t>
      </w:r>
      <w:r>
        <w:rPr>
          <w:rFonts w:ascii="Arial" w:hAnsi="Arial"/>
          <w:sz w:val="16"/>
          <w:szCs w:val="16"/>
        </w:rPr>
        <w:tab/>
        <w:t xml:space="preserve">MR imaging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  <w:vertAlign w:val="superscript"/>
        </w:rPr>
        <w:t>c</w:t>
      </w:r>
      <w:r w:rsidRPr="005016CD">
        <w:rPr>
          <w:rFonts w:ascii="Arial" w:hAnsi="Arial"/>
          <w:sz w:val="16"/>
          <w:szCs w:val="16"/>
        </w:rPr>
        <w:t>MR</w:t>
      </w:r>
      <w:r w:rsidRPr="005016CD">
        <w:rPr>
          <w:rFonts w:ascii="Arial" w:hAnsi="Arial"/>
          <w:sz w:val="16"/>
          <w:szCs w:val="16"/>
          <w:vertAlign w:val="subscript"/>
        </w:rPr>
        <w:t>enz</w:t>
      </w:r>
      <w:r w:rsidRPr="005016CD">
        <w:rPr>
          <w:rFonts w:ascii="Arial" w:hAnsi="Arial"/>
          <w:sz w:val="16"/>
          <w:szCs w:val="16"/>
        </w:rPr>
        <w:t xml:space="preserve"> cellular metabolic rate for enzyme </w:t>
      </w:r>
      <w:r w:rsidRPr="0002779E">
        <w:rPr>
          <w:rFonts w:ascii="Arial" w:hAnsi="Arial"/>
          <w:sz w:val="16"/>
          <w:szCs w:val="16"/>
        </w:rPr>
        <w:t xml:space="preserve">process </w:t>
      </w:r>
      <w:r w:rsidR="00DC2553" w:rsidRPr="0002779E">
        <w:rPr>
          <w:rFonts w:ascii="Arial" w:hAnsi="Arial"/>
          <w:sz w:val="16"/>
          <w:szCs w:val="16"/>
        </w:rPr>
        <w:t xml:space="preserve">= </w:t>
      </w:r>
      <w:r w:rsidR="00DC2553" w:rsidRPr="0002779E">
        <w:rPr>
          <w:rFonts w:ascii="Arial" w:hAnsi="Arial"/>
          <w:sz w:val="16"/>
          <w:szCs w:val="16"/>
          <w:vertAlign w:val="superscript"/>
        </w:rPr>
        <w:t>t</w:t>
      </w:r>
      <w:r w:rsidR="00DC2553" w:rsidRPr="0002779E">
        <w:rPr>
          <w:rFonts w:ascii="Arial" w:hAnsi="Arial"/>
          <w:sz w:val="16"/>
          <w:szCs w:val="16"/>
        </w:rPr>
        <w:t>MR/</w:t>
      </w:r>
      <w:r w:rsidR="00DC2553" w:rsidRPr="0002779E">
        <w:rPr>
          <w:rFonts w:ascii="Times New Roman" w:hAnsi="Times New Roman" w:cs="Times New Roman"/>
          <w:sz w:val="16"/>
          <w:szCs w:val="16"/>
        </w:rPr>
        <w:t>ρ</w:t>
      </w:r>
      <w:r w:rsidR="00DC2553" w:rsidRPr="0002779E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  <w:vertAlign w:val="superscript"/>
        </w:rPr>
        <w:t>t</w:t>
      </w:r>
      <w:r w:rsidRPr="0002779E">
        <w:rPr>
          <w:rFonts w:ascii="Arial" w:hAnsi="Arial"/>
          <w:sz w:val="16"/>
          <w:szCs w:val="16"/>
        </w:rPr>
        <w:t>MR</w:t>
      </w:r>
      <w:r w:rsidRPr="0002779E">
        <w:rPr>
          <w:rFonts w:ascii="Arial" w:hAnsi="Arial"/>
          <w:sz w:val="16"/>
          <w:szCs w:val="16"/>
          <w:vertAlign w:val="subscript"/>
        </w:rPr>
        <w:t>enz</w:t>
      </w:r>
      <w:r w:rsidRPr="0002779E">
        <w:rPr>
          <w:rFonts w:ascii="Arial" w:hAnsi="Arial"/>
          <w:sz w:val="16"/>
          <w:szCs w:val="16"/>
        </w:rPr>
        <w:t xml:space="preserve"> tissue metabolic rate for enzyme process </w:t>
      </w:r>
      <w:r w:rsidR="00DC2553" w:rsidRPr="0002779E">
        <w:rPr>
          <w:rFonts w:ascii="Arial" w:hAnsi="Arial"/>
          <w:sz w:val="16"/>
          <w:szCs w:val="16"/>
        </w:rPr>
        <w:t xml:space="preserve">= </w:t>
      </w:r>
      <w:r w:rsidR="00DC2553" w:rsidRPr="0002779E">
        <w:rPr>
          <w:rFonts w:ascii="Times New Roman" w:hAnsi="Times New Roman" w:cs="Times New Roman"/>
          <w:sz w:val="16"/>
          <w:szCs w:val="16"/>
        </w:rPr>
        <w:t>ρ</w:t>
      </w:r>
      <w:r w:rsidR="00DC2553" w:rsidRPr="0002779E">
        <w:rPr>
          <w:rFonts w:ascii="Arial" w:hAnsi="Arial"/>
          <w:sz w:val="16"/>
          <w:szCs w:val="16"/>
          <w:vertAlign w:val="superscript"/>
        </w:rPr>
        <w:t>c</w:t>
      </w:r>
      <w:r w:rsidR="00DC2553" w:rsidRPr="0002779E">
        <w:rPr>
          <w:rFonts w:ascii="Arial" w:hAnsi="Arial"/>
          <w:sz w:val="16"/>
          <w:szCs w:val="16"/>
        </w:rPr>
        <w:t xml:space="preserve">MR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m</w:t>
      </w:r>
      <w:r w:rsidRPr="005016CD">
        <w:rPr>
          <w:rFonts w:ascii="Arial" w:hAnsi="Arial"/>
          <w:sz w:val="16"/>
          <w:szCs w:val="16"/>
        </w:rPr>
        <w:tab/>
        <w:t xml:space="preserve">number of membranes crossed in RW step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N</w:t>
      </w:r>
      <w:r>
        <w:rPr>
          <w:rFonts w:ascii="Arial" w:hAnsi="Arial"/>
          <w:sz w:val="16"/>
          <w:szCs w:val="16"/>
        </w:rPr>
        <w:tab/>
        <w:t xml:space="preserve">number of samples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NA</w:t>
      </w:r>
      <w:r w:rsidRPr="005016CD">
        <w:rPr>
          <w:rFonts w:ascii="Arial" w:hAnsi="Arial"/>
          <w:sz w:val="16"/>
          <w:szCs w:val="16"/>
        </w:rPr>
        <w:tab/>
        <w:t xml:space="preserve">normal-appearing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NKA</w:t>
      </w:r>
      <w:r w:rsidRPr="005016CD">
        <w:rPr>
          <w:rFonts w:ascii="Arial" w:hAnsi="Arial"/>
          <w:sz w:val="16"/>
          <w:szCs w:val="16"/>
        </w:rPr>
        <w:tab/>
        <w:t>Na</w:t>
      </w:r>
      <w:r w:rsidRPr="005016CD">
        <w:rPr>
          <w:rFonts w:ascii="Arial" w:hAnsi="Arial"/>
          <w:sz w:val="16"/>
          <w:szCs w:val="16"/>
          <w:vertAlign w:val="superscript"/>
        </w:rPr>
        <w:t>+</w:t>
      </w:r>
      <w:r w:rsidRPr="005016CD">
        <w:rPr>
          <w:rFonts w:ascii="Arial" w:hAnsi="Arial"/>
          <w:sz w:val="16"/>
          <w:szCs w:val="16"/>
        </w:rPr>
        <w:t>,K</w:t>
      </w:r>
      <w:r w:rsidRPr="005016CD">
        <w:rPr>
          <w:rFonts w:ascii="Arial" w:hAnsi="Arial"/>
          <w:sz w:val="16"/>
          <w:szCs w:val="16"/>
          <w:vertAlign w:val="superscript"/>
        </w:rPr>
        <w:t>+</w:t>
      </w:r>
      <w:r w:rsidRPr="005016CD">
        <w:rPr>
          <w:rFonts w:ascii="Arial" w:hAnsi="Arial"/>
          <w:sz w:val="16"/>
          <w:szCs w:val="16"/>
        </w:rPr>
        <w:t xml:space="preserve">-ATPase (sodium pump)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NXL</w:t>
      </w:r>
      <w:r>
        <w:rPr>
          <w:rFonts w:ascii="Arial" w:hAnsi="Arial"/>
          <w:sz w:val="16"/>
          <w:szCs w:val="16"/>
        </w:rPr>
        <w:tab/>
        <w:t xml:space="preserve">no-exchange-limit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n</w:t>
      </w:r>
      <w:r w:rsidRPr="005016CD">
        <w:rPr>
          <w:rFonts w:ascii="Arial" w:hAnsi="Arial"/>
          <w:sz w:val="16"/>
          <w:szCs w:val="16"/>
        </w:rPr>
        <w:tab/>
        <w:t xml:space="preserve">number of seed points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oxphos  oxidative phosphorylation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b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t xml:space="preserve">domain of Voronoi cells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  <w:vertAlign w:val="subscript"/>
        </w:rPr>
        <w:t>pop</w:t>
      </w:r>
      <w:r w:rsidRPr="005016CD">
        <w:rPr>
          <w:rFonts w:ascii="Arial" w:hAnsi="Arial"/>
          <w:b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t>populated [encompassing]</w:t>
      </w:r>
      <w:r w:rsidRPr="005016CD">
        <w:rPr>
          <w:rFonts w:ascii="Arial" w:hAnsi="Arial"/>
          <w:b/>
          <w:sz w:val="16"/>
          <w:szCs w:val="16"/>
        </w:rPr>
        <w:t xml:space="preserve"> </w:t>
      </w: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  <w:vertAlign w:val="subscript"/>
        </w:rPr>
        <w:t>sim</w:t>
      </w:r>
      <w:r w:rsidRPr="005016CD">
        <w:rPr>
          <w:rFonts w:ascii="Arial" w:hAnsi="Arial"/>
          <w:sz w:val="16"/>
          <w:szCs w:val="16"/>
        </w:rPr>
        <w:tab/>
        <w:t xml:space="preserve">simulation </w:t>
      </w: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  <w:vertAlign w:val="subscript"/>
        </w:rPr>
        <w:t>src</w:t>
      </w:r>
      <w:r w:rsidRPr="005016CD">
        <w:rPr>
          <w:rFonts w:ascii="Arial" w:hAnsi="Arial"/>
          <w:sz w:val="16"/>
          <w:szCs w:val="16"/>
        </w:rPr>
        <w:tab/>
        <w:t xml:space="preserve">source </w:t>
      </w:r>
      <w:r w:rsidRPr="005016CD">
        <w:rPr>
          <w:rFonts w:ascii="Arial" w:hAnsi="Arial"/>
          <w:b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77"/>
      </w:r>
      <w:r w:rsidRPr="005016CD">
        <w:rPr>
          <w:rFonts w:ascii="Arial" w:hAnsi="Arial"/>
          <w:sz w:val="16"/>
          <w:szCs w:val="16"/>
        </w:rPr>
        <w:tab/>
        <w:t xml:space="preserve">spin precessional [angular] frequency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PET</w:t>
      </w:r>
      <w:r w:rsidRPr="005016CD">
        <w:rPr>
          <w:rFonts w:ascii="Arial" w:hAnsi="Arial"/>
          <w:sz w:val="16"/>
          <w:szCs w:val="16"/>
        </w:rPr>
        <w:tab/>
        <w:t xml:space="preserve">positron emission tomography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PFG</w:t>
      </w:r>
      <w:r w:rsidRPr="005016CD">
        <w:rPr>
          <w:rFonts w:ascii="Arial" w:hAnsi="Arial"/>
          <w:sz w:val="16"/>
          <w:szCs w:val="16"/>
        </w:rPr>
        <w:tab/>
        <w:t xml:space="preserve">pulsed G </w:t>
      </w:r>
    </w:p>
    <w:p w:rsidR="00DC2553" w:rsidRPr="0002779E" w:rsidRDefault="00DC2553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 xml:space="preserve">PVA partial volume averaging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P(n)</w:t>
      </w:r>
      <w:r w:rsidRPr="005016CD">
        <w:rPr>
          <w:rFonts w:ascii="Arial" w:hAnsi="Arial"/>
          <w:sz w:val="16"/>
          <w:szCs w:val="16"/>
        </w:rPr>
        <w:tab/>
        <w:t xml:space="preserve">probability of finding n seed points in </w:t>
      </w:r>
      <w:r w:rsidRPr="005016CD">
        <w:rPr>
          <w:rFonts w:ascii="Arial" w:hAnsi="Arial"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</w:rPr>
        <w:tab/>
        <w:t xml:space="preserve">tissue mole fraction (“population”)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</w:rPr>
        <w:tab/>
        <w:t xml:space="preserve">apparent p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  <w:vertAlign w:val="subscript"/>
        </w:rPr>
        <w:t>A</w:t>
      </w:r>
      <w:r w:rsidRPr="005016CD">
        <w:rPr>
          <w:rFonts w:ascii="Arial" w:hAnsi="Arial"/>
          <w:sz w:val="16"/>
          <w:szCs w:val="16"/>
        </w:rPr>
        <w:tab/>
        <w:t xml:space="preserve">apparent p of water in compartment A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sz w:val="16"/>
          <w:szCs w:val="16"/>
          <w:vertAlign w:val="subscript"/>
        </w:rPr>
        <w:t>B</w:t>
      </w:r>
      <w:r w:rsidRPr="005016CD">
        <w:rPr>
          <w:rFonts w:ascii="Arial" w:hAnsi="Arial"/>
          <w:sz w:val="16"/>
          <w:szCs w:val="16"/>
        </w:rPr>
        <w:tab/>
        <w:t xml:space="preserve">apparent p of water in compartment B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p</w:t>
      </w:r>
      <w:r w:rsidRPr="005016CD">
        <w:rPr>
          <w:rFonts w:ascii="Arial" w:hAnsi="Arial"/>
          <w:sz w:val="16"/>
          <w:szCs w:val="16"/>
        </w:rPr>
        <w:tab/>
        <w:t xml:space="preserve">water molecule permeation probability </w:t>
      </w:r>
    </w:p>
    <w:p w:rsidR="00DC2553" w:rsidRPr="0002779E" w:rsidRDefault="00DC2553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lastRenderedPageBreak/>
        <w:t>pL  [1000 (</w:t>
      </w:r>
      <w:r w:rsidRPr="0002779E">
        <w:rPr>
          <w:rFonts w:ascii="Times New Roman" w:hAnsi="Times New Roman" w:cs="Times New Roman"/>
          <w:sz w:val="16"/>
          <w:szCs w:val="16"/>
        </w:rPr>
        <w:t>μ</w:t>
      </w:r>
      <w:r w:rsidRPr="0002779E">
        <w:rPr>
          <w:rFonts w:ascii="Arial" w:hAnsi="Arial"/>
          <w:sz w:val="16"/>
          <w:szCs w:val="16"/>
        </w:rPr>
        <w:t>m)</w:t>
      </w:r>
      <w:r w:rsidRPr="0002779E">
        <w:rPr>
          <w:rFonts w:ascii="Arial" w:hAnsi="Arial"/>
          <w:sz w:val="16"/>
          <w:szCs w:val="16"/>
          <w:vertAlign w:val="superscript"/>
        </w:rPr>
        <w:t>3</w:t>
      </w:r>
      <w:r w:rsidRPr="0002779E">
        <w:rPr>
          <w:rFonts w:ascii="Arial" w:hAnsi="Arial"/>
          <w:sz w:val="16"/>
          <w:szCs w:val="16"/>
        </w:rPr>
        <w:t xml:space="preserve">]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W</w:t>
      </w:r>
      <w:r w:rsidRPr="005016CD">
        <w:rPr>
          <w:rFonts w:ascii="Arial" w:hAnsi="Arial"/>
          <w:sz w:val="16"/>
          <w:szCs w:val="16"/>
        </w:rPr>
        <w:tab/>
        <w:t xml:space="preserve">membrane water permeability coefficient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P</w:t>
      </w:r>
      <w:r w:rsidRPr="004B0306">
        <w:rPr>
          <w:rFonts w:ascii="Arial" w:hAnsi="Arial"/>
          <w:sz w:val="16"/>
          <w:szCs w:val="16"/>
          <w:vertAlign w:val="subscript"/>
        </w:rPr>
        <w:t>W</w:t>
      </w:r>
      <w:r w:rsidRPr="004B0306">
        <w:rPr>
          <w:rFonts w:ascii="Arial" w:hAnsi="Arial" w:cs="Arial"/>
          <w:sz w:val="16"/>
          <w:szCs w:val="16"/>
          <w:vertAlign w:val="superscript"/>
        </w:rPr>
        <w:t>†</w:t>
      </w:r>
      <w:r>
        <w:rPr>
          <w:rFonts w:ascii="Arial" w:hAnsi="Arial"/>
          <w:sz w:val="16"/>
          <w:szCs w:val="16"/>
        </w:rPr>
        <w:tab/>
        <w:t xml:space="preserve">capillary water permeability coefficient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W</w:t>
      </w:r>
      <w:r w:rsidRPr="005016CD">
        <w:rPr>
          <w:rFonts w:ascii="Arial" w:hAnsi="Arial"/>
          <w:sz w:val="16"/>
          <w:szCs w:val="16"/>
        </w:rPr>
        <w:t xml:space="preserve">(a)  active </w:t>
      </w:r>
      <w:r>
        <w:rPr>
          <w:rFonts w:ascii="Arial" w:hAnsi="Arial"/>
          <w:sz w:val="16"/>
          <w:szCs w:val="16"/>
        </w:rPr>
        <w:t xml:space="preserve">cytolemmal </w:t>
      </w: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W</w:t>
      </w:r>
      <w:r w:rsidRPr="005016CD">
        <w:rPr>
          <w:rFonts w:ascii="Arial" w:hAnsi="Arial"/>
          <w:sz w:val="16"/>
          <w:szCs w:val="16"/>
        </w:rPr>
        <w:t xml:space="preserve"> contribution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W</w:t>
      </w:r>
      <w:r w:rsidRPr="005016CD">
        <w:rPr>
          <w:rFonts w:ascii="Arial" w:hAnsi="Arial"/>
          <w:sz w:val="16"/>
          <w:szCs w:val="16"/>
        </w:rPr>
        <w:t xml:space="preserve">(p)  passive </w:t>
      </w:r>
      <w:r>
        <w:rPr>
          <w:rFonts w:ascii="Arial" w:hAnsi="Arial"/>
          <w:sz w:val="16"/>
          <w:szCs w:val="16"/>
        </w:rPr>
        <w:t xml:space="preserve">cytolemmal </w:t>
      </w:r>
      <w:r w:rsidRPr="005016CD">
        <w:rPr>
          <w:rFonts w:ascii="Arial" w:hAnsi="Arial"/>
          <w:sz w:val="16"/>
          <w:szCs w:val="16"/>
        </w:rPr>
        <w:t>P</w:t>
      </w:r>
      <w:r w:rsidRPr="005016CD">
        <w:rPr>
          <w:rFonts w:ascii="Arial" w:hAnsi="Arial"/>
          <w:sz w:val="16"/>
          <w:szCs w:val="16"/>
          <w:vertAlign w:val="subscript"/>
        </w:rPr>
        <w:t>W</w:t>
      </w:r>
      <w:r w:rsidRPr="005016CD">
        <w:rPr>
          <w:rFonts w:ascii="Arial" w:hAnsi="Arial"/>
          <w:sz w:val="16"/>
          <w:szCs w:val="16"/>
        </w:rPr>
        <w:t xml:space="preserve"> contribution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q</w:t>
      </w:r>
      <w:r w:rsidRPr="005016CD">
        <w:rPr>
          <w:rFonts w:ascii="Arial" w:hAnsi="Arial"/>
          <w:sz w:val="16"/>
          <w:szCs w:val="16"/>
        </w:rPr>
        <w:tab/>
        <w:t xml:space="preserve">PFG wave number [spatial frequency]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RF</w:t>
      </w:r>
      <w:r w:rsidRPr="005016CD">
        <w:rPr>
          <w:rFonts w:ascii="Arial" w:hAnsi="Arial"/>
          <w:sz w:val="16"/>
          <w:szCs w:val="16"/>
        </w:rPr>
        <w:tab/>
        <w:t xml:space="preserve">radio frequency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ROI</w:t>
      </w:r>
      <w:r w:rsidRPr="005016CD">
        <w:rPr>
          <w:rFonts w:ascii="Arial" w:hAnsi="Arial"/>
          <w:sz w:val="16"/>
          <w:szCs w:val="16"/>
        </w:rPr>
        <w:tab/>
        <w:t xml:space="preserve">region-of-interest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RW</w:t>
      </w:r>
      <w:r w:rsidRPr="005016CD">
        <w:rPr>
          <w:rFonts w:ascii="Arial" w:hAnsi="Arial"/>
          <w:sz w:val="16"/>
          <w:szCs w:val="16"/>
        </w:rPr>
        <w:tab/>
        <w:t xml:space="preserve">random walk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</w:t>
      </w:r>
      <w:r w:rsidRPr="005016CD">
        <w:rPr>
          <w:rFonts w:ascii="Arial" w:hAnsi="Arial"/>
          <w:sz w:val="16"/>
          <w:szCs w:val="16"/>
        </w:rPr>
        <w:tab/>
        <w:t xml:space="preserve">longitudinal relaxation rate constant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1i</w:t>
      </w:r>
      <w:r w:rsidRPr="005016CD">
        <w:rPr>
          <w:rFonts w:ascii="Arial" w:hAnsi="Arial"/>
          <w:sz w:val="16"/>
          <w:szCs w:val="16"/>
        </w:rPr>
        <w:tab/>
        <w:t xml:space="preserve">intrinsic </w:t>
      </w:r>
      <w:r w:rsidRPr="005016CD">
        <w:rPr>
          <w:rFonts w:ascii="Arial" w:hAnsi="Arial"/>
          <w:sz w:val="16"/>
          <w:szCs w:val="16"/>
          <w:vertAlign w:val="superscript"/>
        </w:rPr>
        <w:t>1</w:t>
      </w: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 xml:space="preserve"> R</w:t>
      </w:r>
      <w:r w:rsidRPr="005016CD">
        <w:rPr>
          <w:rFonts w:ascii="Arial" w:hAnsi="Arial"/>
          <w:sz w:val="16"/>
          <w:szCs w:val="16"/>
          <w:vertAlign w:val="subscript"/>
        </w:rPr>
        <w:t>1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1o</w:t>
      </w:r>
      <w:r w:rsidRPr="005016CD">
        <w:rPr>
          <w:rFonts w:ascii="Arial" w:hAnsi="Arial"/>
          <w:sz w:val="16"/>
          <w:szCs w:val="16"/>
        </w:rPr>
        <w:tab/>
        <w:t xml:space="preserve">intrinsic </w:t>
      </w:r>
      <w:r w:rsidRPr="005016CD">
        <w:rPr>
          <w:rFonts w:ascii="Arial" w:hAnsi="Arial"/>
          <w:sz w:val="16"/>
          <w:szCs w:val="16"/>
          <w:vertAlign w:val="superscript"/>
        </w:rPr>
        <w:t>1</w:t>
      </w: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 xml:space="preserve"> R</w:t>
      </w:r>
      <w:r w:rsidRPr="005016CD">
        <w:rPr>
          <w:rFonts w:ascii="Arial" w:hAnsi="Arial"/>
          <w:sz w:val="16"/>
          <w:szCs w:val="16"/>
          <w:vertAlign w:val="subscript"/>
        </w:rPr>
        <w:t>1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1o0</w:t>
      </w:r>
      <w:r w:rsidRPr="005016CD">
        <w:rPr>
          <w:rFonts w:ascii="Arial" w:hAnsi="Arial"/>
          <w:sz w:val="16"/>
          <w:szCs w:val="16"/>
        </w:rPr>
        <w:tab/>
        <w:t>R</w:t>
      </w:r>
      <w:r w:rsidRPr="005016CD">
        <w:rPr>
          <w:rFonts w:ascii="Arial" w:hAnsi="Arial"/>
          <w:sz w:val="16"/>
          <w:szCs w:val="16"/>
          <w:vertAlign w:val="subscript"/>
        </w:rPr>
        <w:t>1o</w:t>
      </w:r>
      <w:r w:rsidRPr="005016CD">
        <w:rPr>
          <w:rFonts w:ascii="Arial" w:hAnsi="Arial"/>
          <w:sz w:val="16"/>
          <w:szCs w:val="16"/>
        </w:rPr>
        <w:t xml:space="preserve"> in the absence of CA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</w:rPr>
        <w:tab/>
        <w:t>water molecule position after RW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0</w:t>
      </w:r>
      <w:r w:rsidRPr="005016CD">
        <w:rPr>
          <w:rFonts w:ascii="Arial" w:hAnsi="Arial"/>
          <w:sz w:val="16"/>
          <w:szCs w:val="16"/>
        </w:rPr>
        <w:tab/>
        <w:t xml:space="preserve">starting water molecule position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</w:t>
      </w:r>
      <w:r w:rsidRPr="005016CD">
        <w:rPr>
          <w:rFonts w:ascii="Arial" w:hAnsi="Arial"/>
          <w:sz w:val="16"/>
          <w:szCs w:val="16"/>
        </w:rPr>
        <w:tab/>
        <w:t xml:space="preserve">longitudinal relaxivity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r</w:t>
      </w:r>
      <w:r w:rsidRPr="005016CD">
        <w:rPr>
          <w:rFonts w:ascii="Arial" w:hAnsi="Arial"/>
          <w:sz w:val="16"/>
          <w:szCs w:val="16"/>
          <w:vertAlign w:val="subscript"/>
        </w:rPr>
        <w:t>1o</w:t>
      </w:r>
      <w:r w:rsidRPr="005016CD">
        <w:rPr>
          <w:rFonts w:ascii="Arial" w:hAnsi="Arial"/>
          <w:sz w:val="16"/>
          <w:szCs w:val="16"/>
        </w:rPr>
        <w:tab/>
        <w:t>CA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 xml:space="preserve"> r</w:t>
      </w:r>
      <w:r w:rsidRPr="005016CD">
        <w:rPr>
          <w:rFonts w:ascii="Arial" w:hAnsi="Arial"/>
          <w:sz w:val="16"/>
          <w:szCs w:val="16"/>
          <w:vertAlign w:val="subscript"/>
        </w:rPr>
        <w:t>1</w:t>
      </w:r>
      <w:r w:rsidRPr="005016CD">
        <w:rPr>
          <w:rFonts w:ascii="Arial" w:hAnsi="Arial"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b/>
          <w:sz w:val="16"/>
          <w:szCs w:val="16"/>
        </w:rPr>
        <w:sym w:font="Symbol" w:char="F072"/>
      </w:r>
      <w:r w:rsidRPr="005016CD">
        <w:rPr>
          <w:rFonts w:ascii="Arial" w:hAnsi="Arial"/>
          <w:sz w:val="16"/>
          <w:szCs w:val="16"/>
        </w:rPr>
        <w:tab/>
        <w:t xml:space="preserve">cell (number) density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(</w:t>
      </w:r>
      <w:r w:rsidRPr="005016CD">
        <w:rPr>
          <w:rFonts w:ascii="Arial" w:hAnsi="Arial"/>
          <w:b/>
          <w:sz w:val="16"/>
          <w:szCs w:val="16"/>
        </w:rPr>
        <w:sym w:font="Symbol" w:char="F072"/>
      </w:r>
      <w:r w:rsidRPr="005016CD">
        <w:rPr>
          <w:rFonts w:ascii="Arial" w:hAnsi="Arial"/>
          <w:sz w:val="16"/>
          <w:szCs w:val="16"/>
        </w:rPr>
        <w:t>V)</w:t>
      </w:r>
      <w:r w:rsidRPr="005016CD">
        <w:rPr>
          <w:rFonts w:ascii="Arial" w:hAnsi="Arial"/>
          <w:sz w:val="16"/>
          <w:szCs w:val="16"/>
        </w:rPr>
        <w:sym w:font="Symbol" w:char="F0A2"/>
      </w:r>
      <w:r w:rsidRPr="005016CD">
        <w:rPr>
          <w:rFonts w:ascii="Arial" w:hAnsi="Arial"/>
          <w:b/>
          <w:sz w:val="16"/>
          <w:szCs w:val="16"/>
        </w:rPr>
        <w:tab/>
        <w:t xml:space="preserve"> </w:t>
      </w:r>
      <w:r w:rsidRPr="005016CD">
        <w:rPr>
          <w:rFonts w:ascii="Arial" w:hAnsi="Arial"/>
          <w:sz w:val="16"/>
          <w:szCs w:val="16"/>
        </w:rPr>
        <w:t xml:space="preserve">apparent </w:t>
      </w:r>
      <w:r w:rsidRPr="005016CD">
        <w:rPr>
          <w:rFonts w:ascii="Arial" w:hAnsi="Arial"/>
          <w:b/>
          <w:sz w:val="16"/>
          <w:szCs w:val="16"/>
        </w:rPr>
        <w:sym w:font="Symbol" w:char="F072"/>
      </w:r>
      <w:r w:rsidRPr="005016CD">
        <w:rPr>
          <w:rFonts w:ascii="Arial" w:hAnsi="Arial"/>
          <w:sz w:val="16"/>
          <w:szCs w:val="16"/>
        </w:rPr>
        <w:t>V product</w:t>
      </w:r>
      <w:r w:rsidRPr="005016CD">
        <w:rPr>
          <w:rFonts w:ascii="Arial" w:hAnsi="Arial"/>
          <w:b/>
          <w:sz w:val="16"/>
          <w:szCs w:val="16"/>
        </w:rPr>
        <w:t xml:space="preserve">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S</w:t>
      </w:r>
      <w:r w:rsidRPr="005016CD">
        <w:rPr>
          <w:rFonts w:ascii="Arial" w:hAnsi="Arial"/>
          <w:sz w:val="16"/>
          <w:szCs w:val="16"/>
        </w:rPr>
        <w:tab/>
        <w:t xml:space="preserve">tissue </w:t>
      </w:r>
      <w:r w:rsidRPr="005016CD">
        <w:rPr>
          <w:rFonts w:ascii="Arial" w:hAnsi="Arial"/>
          <w:sz w:val="16"/>
          <w:szCs w:val="16"/>
          <w:vertAlign w:val="superscript"/>
        </w:rPr>
        <w:t>1</w:t>
      </w:r>
      <w:r w:rsidRPr="005016CD">
        <w:rPr>
          <w:rFonts w:ascii="Arial" w:hAnsi="Arial"/>
          <w:sz w:val="16"/>
          <w:szCs w:val="16"/>
        </w:rPr>
        <w:t>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 xml:space="preserve">O </w:t>
      </w:r>
      <w:r>
        <w:rPr>
          <w:rFonts w:ascii="Arial" w:hAnsi="Arial"/>
          <w:sz w:val="16"/>
          <w:szCs w:val="16"/>
        </w:rPr>
        <w:t xml:space="preserve">transverse </w:t>
      </w:r>
      <w:r w:rsidRPr="005016CD">
        <w:rPr>
          <w:rFonts w:ascii="Arial" w:hAnsi="Arial"/>
          <w:sz w:val="16"/>
          <w:szCs w:val="16"/>
        </w:rPr>
        <w:t xml:space="preserve">signal strength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S(b)</w:t>
      </w:r>
      <w:r w:rsidRPr="005016CD">
        <w:rPr>
          <w:rFonts w:ascii="Arial" w:hAnsi="Arial"/>
          <w:sz w:val="16"/>
          <w:szCs w:val="16"/>
        </w:rPr>
        <w:tab/>
        <w:t xml:space="preserve">S at b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S</w:t>
      </w:r>
      <w:r w:rsidRPr="005016CD">
        <w:rPr>
          <w:rFonts w:ascii="Arial" w:hAnsi="Arial"/>
          <w:sz w:val="16"/>
          <w:szCs w:val="16"/>
          <w:vertAlign w:val="subscript"/>
        </w:rPr>
        <w:t>0</w:t>
      </w:r>
      <w:r w:rsidRPr="005016CD">
        <w:rPr>
          <w:rFonts w:ascii="Arial" w:hAnsi="Arial"/>
          <w:sz w:val="16"/>
          <w:szCs w:val="16"/>
        </w:rPr>
        <w:tab/>
        <w:t xml:space="preserve">Boltzmann S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</w:t>
      </w:r>
      <w:r w:rsidRPr="004B0306">
        <w:rPr>
          <w:rFonts w:ascii="Arial" w:hAnsi="Arial" w:cs="Arial"/>
          <w:sz w:val="16"/>
          <w:szCs w:val="16"/>
          <w:vertAlign w:val="superscript"/>
        </w:rPr>
        <w:t>†</w:t>
      </w:r>
      <w:r>
        <w:rPr>
          <w:rFonts w:ascii="Arial" w:hAnsi="Arial"/>
          <w:sz w:val="16"/>
          <w:szCs w:val="16"/>
        </w:rPr>
        <w:tab/>
        <w:t xml:space="preserve">capillary surface area per unit tissue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SD</w:t>
      </w:r>
      <w:r>
        <w:rPr>
          <w:rFonts w:ascii="Arial" w:hAnsi="Arial"/>
          <w:sz w:val="16"/>
          <w:szCs w:val="16"/>
        </w:rPr>
        <w:tab/>
        <w:t>standard deviation [</w:t>
      </w:r>
      <w:r>
        <w:rPr>
          <w:rFonts w:ascii="Arial" w:hAnsi="Arial"/>
          <w:sz w:val="16"/>
          <w:szCs w:val="16"/>
        </w:rPr>
        <w:sym w:font="Symbol" w:char="F073"/>
      </w:r>
      <w:r>
        <w:rPr>
          <w:rFonts w:ascii="Arial" w:hAnsi="Arial"/>
          <w:sz w:val="16"/>
          <w:szCs w:val="16"/>
        </w:rPr>
        <w:t xml:space="preserve">]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SDE</w:t>
      </w:r>
      <w:r w:rsidRPr="005016CD">
        <w:rPr>
          <w:rFonts w:ascii="Arial" w:hAnsi="Arial"/>
          <w:sz w:val="16"/>
          <w:szCs w:val="16"/>
        </w:rPr>
        <w:tab/>
        <w:t xml:space="preserve"> single diffusion encoding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SE</w:t>
      </w:r>
      <w:r>
        <w:rPr>
          <w:rFonts w:ascii="Arial" w:hAnsi="Arial"/>
          <w:sz w:val="16"/>
          <w:szCs w:val="16"/>
        </w:rPr>
        <w:tab/>
        <w:t>standard error [</w:t>
      </w:r>
      <w:r>
        <w:rPr>
          <w:rFonts w:ascii="Arial" w:hAnsi="Arial"/>
          <w:sz w:val="16"/>
          <w:szCs w:val="16"/>
        </w:rPr>
        <w:sym w:font="Symbol" w:char="F073"/>
      </w:r>
      <w:r>
        <w:rPr>
          <w:rFonts w:ascii="Arial" w:hAnsi="Arial"/>
          <w:sz w:val="16"/>
          <w:szCs w:val="16"/>
        </w:rPr>
        <w:t>/(</w:t>
      </w:r>
      <w:r>
        <w:rPr>
          <w:rFonts w:ascii="Arial" w:hAnsi="Arial"/>
          <w:sz w:val="16"/>
          <w:szCs w:val="16"/>
        </w:rPr>
        <w:sym w:font="Symbol" w:char="F0D6"/>
      </w:r>
      <w:r>
        <w:rPr>
          <w:rFonts w:ascii="Arial" w:hAnsi="Arial"/>
          <w:sz w:val="16"/>
          <w:szCs w:val="16"/>
        </w:rPr>
        <w:t xml:space="preserve">N)]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SGLT  sodium/glucose co-transporter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SMS</w:t>
      </w:r>
      <w:r w:rsidRPr="005016CD">
        <w:rPr>
          <w:rFonts w:ascii="Arial" w:hAnsi="Arial"/>
          <w:sz w:val="16"/>
          <w:szCs w:val="16"/>
        </w:rPr>
        <w:tab/>
        <w:t xml:space="preserve"> Siemens Medical Systems </w:t>
      </w:r>
    </w:p>
    <w:p w:rsidR="00C179DA" w:rsidRPr="0002779E" w:rsidRDefault="00C179DA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S/N</w:t>
      </w:r>
      <w:r w:rsidRPr="0002779E">
        <w:rPr>
          <w:rFonts w:ascii="Arial" w:hAnsi="Arial"/>
          <w:sz w:val="16"/>
          <w:szCs w:val="16"/>
        </w:rPr>
        <w:tab/>
        <w:t xml:space="preserve">signal to noise ratio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Ss-sR  small </w:t>
      </w:r>
      <w:r>
        <w:rPr>
          <w:rFonts w:ascii="Times New Roman" w:hAnsi="Times New Roman" w:cs="Times New Roman"/>
          <w:sz w:val="16"/>
          <w:szCs w:val="16"/>
        </w:rPr>
        <w:t>κ</w:t>
      </w:r>
      <w:r w:rsidRPr="00106BB4">
        <w:rPr>
          <w:rFonts w:ascii="Arial" w:hAnsi="Arial"/>
          <w:sz w:val="16"/>
          <w:szCs w:val="16"/>
          <w:vertAlign w:val="subscript"/>
        </w:rPr>
        <w:t>Xio</w:t>
      </w:r>
      <w:r>
        <w:rPr>
          <w:rFonts w:ascii="Arial" w:hAnsi="Arial"/>
          <w:sz w:val="16"/>
          <w:szCs w:val="16"/>
        </w:rPr>
        <w:t xml:space="preserve"> regime [formerly, FXR] condition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SXL</w:t>
      </w:r>
      <w:r>
        <w:rPr>
          <w:rFonts w:ascii="Arial" w:hAnsi="Arial"/>
          <w:sz w:val="16"/>
          <w:szCs w:val="16"/>
        </w:rPr>
        <w:tab/>
        <w:t>slow-exchange-limit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SXR</w:t>
      </w:r>
      <w:r>
        <w:rPr>
          <w:rFonts w:ascii="Arial" w:hAnsi="Arial"/>
          <w:sz w:val="16"/>
          <w:szCs w:val="16"/>
        </w:rPr>
        <w:tab/>
        <w:t>slow-exchange-regime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s-s</w:t>
      </w:r>
      <w:r w:rsidRPr="005016CD">
        <w:rPr>
          <w:rFonts w:ascii="Arial" w:hAnsi="Arial"/>
          <w:sz w:val="16"/>
          <w:szCs w:val="16"/>
        </w:rPr>
        <w:tab/>
      </w:r>
      <w:r>
        <w:rPr>
          <w:rFonts w:ascii="Arial" w:hAnsi="Arial"/>
          <w:sz w:val="16"/>
          <w:szCs w:val="16"/>
        </w:rPr>
        <w:t xml:space="preserve">trans-cytolemmal MR </w:t>
      </w:r>
      <w:r w:rsidRPr="005016CD">
        <w:rPr>
          <w:rFonts w:ascii="Arial" w:hAnsi="Arial"/>
          <w:sz w:val="16"/>
          <w:szCs w:val="16"/>
        </w:rPr>
        <w:t>shutter-speed (</w:t>
      </w:r>
      <w:r w:rsidRPr="005016CD">
        <w:rPr>
          <w:rFonts w:ascii="Times New Roman" w:hAnsi="Times New Roman" w:cs="Times New Roman"/>
          <w:sz w:val="16"/>
          <w:szCs w:val="16"/>
        </w:rPr>
        <w:t>к</w:t>
      </w:r>
      <w:r>
        <w:rPr>
          <w:rFonts w:ascii="Arial" w:hAnsi="Arial" w:cs="Arial"/>
          <w:sz w:val="16"/>
          <w:szCs w:val="16"/>
          <w:vertAlign w:val="subscript"/>
        </w:rPr>
        <w:t>Xio</w:t>
      </w:r>
      <w:r w:rsidRPr="005016CD">
        <w:rPr>
          <w:rFonts w:ascii="Arial" w:hAnsi="Arial"/>
          <w:sz w:val="16"/>
          <w:szCs w:val="16"/>
        </w:rPr>
        <w:t xml:space="preserve">)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T</w:t>
      </w:r>
      <w:r w:rsidRPr="005016CD">
        <w:rPr>
          <w:rFonts w:ascii="Arial" w:hAnsi="Arial"/>
          <w:sz w:val="16"/>
          <w:szCs w:val="16"/>
        </w:rPr>
        <w:tab/>
        <w:t xml:space="preserve">Tesla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 xml:space="preserve">TE </w:t>
      </w:r>
      <w:r w:rsidRPr="005016CD">
        <w:rPr>
          <w:rFonts w:ascii="Arial" w:hAnsi="Arial"/>
          <w:sz w:val="16"/>
          <w:szCs w:val="16"/>
        </w:rPr>
        <w:tab/>
        <w:t xml:space="preserve">pulse sequence magnetization echo time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TI</w:t>
      </w:r>
      <w:r w:rsidRPr="005016CD">
        <w:rPr>
          <w:rFonts w:ascii="Arial" w:hAnsi="Arial"/>
          <w:sz w:val="16"/>
          <w:szCs w:val="16"/>
        </w:rPr>
        <w:tab/>
        <w:t xml:space="preserve">pulse sequence inversion time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TR</w:t>
      </w:r>
      <w:r w:rsidRPr="005016CD">
        <w:rPr>
          <w:rFonts w:ascii="Arial" w:hAnsi="Arial"/>
          <w:sz w:val="16"/>
          <w:szCs w:val="16"/>
        </w:rPr>
        <w:tab/>
        <w:t xml:space="preserve">pulse sequence repetition time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Tr[</w:t>
      </w:r>
      <w:r w:rsidRPr="0002779E">
        <w:rPr>
          <w:rFonts w:ascii="Arial" w:hAnsi="Arial"/>
          <w:b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</w:rPr>
        <w:t>]</w:t>
      </w:r>
      <w:r w:rsidRPr="0002779E">
        <w:rPr>
          <w:rFonts w:ascii="Arial" w:hAnsi="Arial"/>
          <w:sz w:val="16"/>
          <w:szCs w:val="16"/>
        </w:rPr>
        <w:tab/>
        <w:t xml:space="preserve">  trace of </w:t>
      </w:r>
      <w:r w:rsidRPr="0002779E">
        <w:rPr>
          <w:rFonts w:ascii="Arial" w:hAnsi="Arial"/>
          <w:b/>
          <w:sz w:val="16"/>
          <w:szCs w:val="16"/>
        </w:rPr>
        <w:t>D</w:t>
      </w:r>
      <w:r w:rsidRPr="0002779E">
        <w:rPr>
          <w:rFonts w:ascii="Arial" w:hAnsi="Arial"/>
          <w:sz w:val="16"/>
          <w:szCs w:val="16"/>
        </w:rPr>
        <w:t xml:space="preserve">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TT</w:t>
      </w:r>
      <w:r w:rsidRPr="0002779E">
        <w:rPr>
          <w:rFonts w:ascii="Arial" w:hAnsi="Arial"/>
          <w:sz w:val="16"/>
          <w:szCs w:val="16"/>
        </w:rPr>
        <w:tab/>
        <w:t xml:space="preserve">total acquisition time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1</w:t>
      </w:r>
      <w:r w:rsidRPr="0002779E">
        <w:rPr>
          <w:rFonts w:ascii="Arial" w:hAnsi="Arial"/>
          <w:sz w:val="16"/>
          <w:szCs w:val="16"/>
        </w:rPr>
        <w:tab/>
        <w:t xml:space="preserve">longitudinal relaxation time constant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1</w:t>
      </w:r>
      <w:r w:rsidRPr="0002779E">
        <w:rPr>
          <w:rFonts w:ascii="Arial" w:hAnsi="Arial"/>
          <w:sz w:val="16"/>
          <w:szCs w:val="16"/>
        </w:rPr>
        <w:t>-w</w:t>
      </w:r>
      <w:r w:rsidRPr="0002779E">
        <w:rPr>
          <w:rFonts w:ascii="Arial" w:hAnsi="Arial"/>
          <w:sz w:val="16"/>
          <w:szCs w:val="16"/>
        </w:rPr>
        <w:tab/>
        <w:t>T</w:t>
      </w:r>
      <w:r w:rsidRPr="0002779E">
        <w:rPr>
          <w:rFonts w:ascii="Arial" w:hAnsi="Arial"/>
          <w:sz w:val="16"/>
          <w:szCs w:val="16"/>
          <w:vertAlign w:val="subscript"/>
        </w:rPr>
        <w:t>1</w:t>
      </w:r>
      <w:r w:rsidRPr="0002779E">
        <w:rPr>
          <w:rFonts w:ascii="Arial" w:hAnsi="Arial"/>
          <w:sz w:val="16"/>
          <w:szCs w:val="16"/>
        </w:rPr>
        <w:t xml:space="preserve">-weighted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2</w:t>
      </w:r>
      <w:r w:rsidRPr="0002779E">
        <w:rPr>
          <w:rFonts w:ascii="Arial" w:hAnsi="Arial"/>
          <w:sz w:val="16"/>
          <w:szCs w:val="16"/>
        </w:rPr>
        <w:tab/>
        <w:t xml:space="preserve">transverse relaxation time constant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D</w:t>
      </w:r>
      <w:r w:rsidRPr="0002779E">
        <w:rPr>
          <w:rFonts w:ascii="Arial" w:hAnsi="Arial"/>
          <w:sz w:val="16"/>
          <w:szCs w:val="16"/>
        </w:rPr>
        <w:tab/>
        <w:t xml:space="preserve">diffusion time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RW</w:t>
      </w:r>
      <w:r w:rsidRPr="0002779E">
        <w:rPr>
          <w:rFonts w:ascii="Arial" w:hAnsi="Arial"/>
          <w:sz w:val="16"/>
          <w:szCs w:val="16"/>
        </w:rPr>
        <w:tab/>
        <w:t xml:space="preserve">RW duration </w:t>
      </w:r>
    </w:p>
    <w:p w:rsidR="00393235" w:rsidRPr="0002779E" w:rsidRDefault="00393235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V</w:t>
      </w:r>
      <w:r w:rsidRPr="0002779E">
        <w:rPr>
          <w:rFonts w:ascii="Arial" w:hAnsi="Arial"/>
          <w:sz w:val="16"/>
          <w:szCs w:val="16"/>
        </w:rPr>
        <w:tab/>
        <w:t>t</w:t>
      </w:r>
      <w:r w:rsidRPr="0002779E">
        <w:rPr>
          <w:rFonts w:ascii="Arial" w:hAnsi="Arial"/>
          <w:sz w:val="16"/>
          <w:szCs w:val="16"/>
          <w:vertAlign w:val="subscript"/>
        </w:rPr>
        <w:t>D</w:t>
      </w:r>
      <w:r w:rsidRPr="0002779E">
        <w:rPr>
          <w:rFonts w:ascii="Arial" w:hAnsi="Arial"/>
          <w:sz w:val="16"/>
          <w:szCs w:val="16"/>
        </w:rPr>
        <w:t xml:space="preserve"> when </w:t>
      </w:r>
      <w:r w:rsidR="002C3367" w:rsidRPr="0002779E">
        <w:rPr>
          <w:rFonts w:ascii="Times New Roman" w:hAnsi="Times New Roman" w:cs="Times New Roman"/>
          <w:sz w:val="16"/>
          <w:szCs w:val="16"/>
        </w:rPr>
        <w:t>κ</w:t>
      </w:r>
      <w:r w:rsidRPr="0002779E">
        <w:rPr>
          <w:rFonts w:ascii="Arial" w:hAnsi="Arial"/>
          <w:sz w:val="16"/>
          <w:szCs w:val="16"/>
          <w:vertAlign w:val="subscript"/>
        </w:rPr>
        <w:t>Dio</w:t>
      </w:r>
      <w:r w:rsidRPr="0002779E">
        <w:rPr>
          <w:rFonts w:ascii="Arial" w:hAnsi="Arial"/>
          <w:sz w:val="16"/>
          <w:szCs w:val="16"/>
        </w:rPr>
        <w:t xml:space="preserve"> vanishes </w:t>
      </w:r>
    </w:p>
    <w:p w:rsidR="00393235" w:rsidRPr="0002779E" w:rsidRDefault="00393235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WM</w:t>
      </w:r>
      <w:r w:rsidRPr="0002779E">
        <w:rPr>
          <w:rFonts w:ascii="Arial" w:hAnsi="Arial"/>
          <w:sz w:val="16"/>
          <w:szCs w:val="16"/>
        </w:rPr>
        <w:t xml:space="preserve">   t</w:t>
      </w:r>
      <w:r w:rsidRPr="0002779E">
        <w:rPr>
          <w:rFonts w:ascii="Arial" w:hAnsi="Arial"/>
          <w:sz w:val="16"/>
          <w:szCs w:val="16"/>
          <w:vertAlign w:val="subscript"/>
        </w:rPr>
        <w:t>D</w:t>
      </w:r>
      <w:r w:rsidRPr="0002779E">
        <w:rPr>
          <w:rFonts w:ascii="Arial" w:hAnsi="Arial"/>
          <w:sz w:val="16"/>
          <w:szCs w:val="16"/>
        </w:rPr>
        <w:t xml:space="preserve"> when the “well-mixed” condition is met </w:t>
      </w:r>
    </w:p>
    <w:p w:rsidR="00495014" w:rsidRPr="0002779E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t</w:t>
      </w:r>
      <w:r w:rsidRPr="0002779E">
        <w:rPr>
          <w:rFonts w:ascii="Arial" w:hAnsi="Arial"/>
          <w:sz w:val="16"/>
          <w:szCs w:val="16"/>
          <w:vertAlign w:val="subscript"/>
        </w:rPr>
        <w:t>s</w:t>
      </w:r>
      <w:r w:rsidRPr="0002779E">
        <w:rPr>
          <w:rFonts w:ascii="Arial" w:hAnsi="Arial"/>
          <w:sz w:val="16"/>
          <w:szCs w:val="16"/>
        </w:rPr>
        <w:tab/>
        <w:t xml:space="preserve">RW step time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74"/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ab/>
        <w:t>mean 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>O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 xml:space="preserve"> molecule lifetime (1/k</w:t>
      </w:r>
      <w:r w:rsidRPr="005016CD">
        <w:rPr>
          <w:rFonts w:ascii="Arial" w:hAnsi="Arial"/>
          <w:sz w:val="16"/>
          <w:szCs w:val="16"/>
          <w:vertAlign w:val="subscript"/>
        </w:rPr>
        <w:t>io</w:t>
      </w:r>
      <w:r w:rsidRPr="005016CD">
        <w:rPr>
          <w:rFonts w:ascii="Arial" w:hAnsi="Arial"/>
          <w:sz w:val="16"/>
          <w:szCs w:val="16"/>
        </w:rPr>
        <w:t xml:space="preserve">)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</w:t>
      </w:r>
      <w:r w:rsidRPr="005016CD">
        <w:rPr>
          <w:rFonts w:ascii="Arial" w:hAnsi="Arial"/>
          <w:b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t xml:space="preserve">cell volume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V(</w:t>
      </w:r>
      <w:r w:rsidRPr="005016CD">
        <w:rPr>
          <w:rFonts w:ascii="Arial" w:hAnsi="Arial"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>)</w:t>
      </w:r>
      <w:r w:rsidRPr="005016CD">
        <w:rPr>
          <w:rFonts w:ascii="Arial" w:hAnsi="Arial"/>
          <w:sz w:val="16"/>
          <w:szCs w:val="16"/>
        </w:rPr>
        <w:tab/>
      </w:r>
      <w:r w:rsidRPr="005016CD">
        <w:rPr>
          <w:rFonts w:ascii="Arial" w:hAnsi="Arial"/>
          <w:sz w:val="16"/>
          <w:szCs w:val="16"/>
        </w:rPr>
        <w:sym w:font="Symbol" w:char="F057"/>
      </w:r>
      <w:r w:rsidRPr="005016CD">
        <w:rPr>
          <w:rFonts w:ascii="Arial" w:hAnsi="Arial"/>
          <w:sz w:val="16"/>
          <w:szCs w:val="16"/>
        </w:rPr>
        <w:t xml:space="preserve"> volume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</w:t>
      </w:r>
      <w:r>
        <w:rPr>
          <w:rFonts w:ascii="Arial" w:hAnsi="Arial"/>
          <w:sz w:val="16"/>
          <w:szCs w:val="16"/>
        </w:rPr>
        <w:t>s-s</w:t>
      </w:r>
      <w:r w:rsidRPr="005016CD">
        <w:rPr>
          <w:rFonts w:ascii="Arial" w:hAnsi="Arial"/>
          <w:sz w:val="16"/>
          <w:szCs w:val="16"/>
        </w:rPr>
        <w:t xml:space="preserve">  vanished </w:t>
      </w:r>
      <w:r>
        <w:rPr>
          <w:rFonts w:ascii="Arial" w:hAnsi="Arial"/>
          <w:sz w:val="16"/>
          <w:szCs w:val="16"/>
        </w:rPr>
        <w:t>s-s</w:t>
      </w:r>
      <w:r w:rsidRPr="005016CD">
        <w:rPr>
          <w:rFonts w:ascii="Arial" w:hAnsi="Arial"/>
          <w:sz w:val="16"/>
          <w:szCs w:val="16"/>
        </w:rPr>
        <w:t xml:space="preserve"> (formerly, FXL)</w:t>
      </w:r>
      <w:r>
        <w:rPr>
          <w:rFonts w:ascii="Arial" w:hAnsi="Arial"/>
          <w:sz w:val="16"/>
          <w:szCs w:val="16"/>
        </w:rPr>
        <w:t xml:space="preserve"> </w:t>
      </w:r>
      <w:r w:rsidRPr="005016CD">
        <w:rPr>
          <w:rFonts w:ascii="Arial" w:hAnsi="Arial"/>
          <w:sz w:val="16"/>
          <w:szCs w:val="16"/>
        </w:rPr>
        <w:t xml:space="preserve">condition </w:t>
      </w:r>
    </w:p>
    <w:p w:rsidR="0074112E" w:rsidRPr="005016CD" w:rsidRDefault="0074112E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VXC</w:t>
      </w:r>
      <w:r>
        <w:rPr>
          <w:rFonts w:ascii="Arial" w:hAnsi="Arial"/>
          <w:sz w:val="16"/>
          <w:szCs w:val="16"/>
        </w:rPr>
        <w:tab/>
        <w:t xml:space="preserve"> varying exchange condition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</w:t>
      </w:r>
      <w:r w:rsidRPr="005016CD">
        <w:rPr>
          <w:rFonts w:ascii="Arial" w:hAnsi="Arial"/>
          <w:sz w:val="16"/>
          <w:szCs w:val="16"/>
        </w:rPr>
        <w:tab/>
        <w:t xml:space="preserve">tissue volume fraction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v</w:t>
      </w:r>
      <w:r w:rsidRPr="004B0306">
        <w:rPr>
          <w:rFonts w:ascii="Arial" w:hAnsi="Arial"/>
          <w:sz w:val="16"/>
          <w:szCs w:val="16"/>
          <w:vertAlign w:val="subscript"/>
        </w:rPr>
        <w:t>b</w:t>
      </w:r>
      <w:r>
        <w:rPr>
          <w:rFonts w:ascii="Arial" w:hAnsi="Arial"/>
          <w:sz w:val="16"/>
          <w:szCs w:val="16"/>
        </w:rPr>
        <w:tab/>
        <w:t xml:space="preserve">blood volume fraction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</w:t>
      </w:r>
      <w:r w:rsidRPr="005016CD">
        <w:rPr>
          <w:rFonts w:ascii="Arial" w:hAnsi="Arial"/>
          <w:sz w:val="16"/>
          <w:szCs w:val="16"/>
          <w:vertAlign w:val="subscript"/>
        </w:rPr>
        <w:t>e</w:t>
      </w:r>
      <w:r w:rsidRPr="005016CD">
        <w:rPr>
          <w:rFonts w:ascii="Arial" w:hAnsi="Arial"/>
          <w:sz w:val="16"/>
          <w:szCs w:val="16"/>
        </w:rPr>
        <w:tab/>
        <w:t xml:space="preserve">ECV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v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ab/>
        <w:t>intracellular v [</w:t>
      </w:r>
      <w:r w:rsidRPr="005016CD">
        <w:rPr>
          <w:rFonts w:ascii="Arial" w:hAnsi="Arial"/>
          <w:b/>
          <w:sz w:val="16"/>
          <w:szCs w:val="16"/>
        </w:rPr>
        <w:sym w:font="Symbol" w:char="F072"/>
      </w:r>
      <w:r w:rsidRPr="005016CD">
        <w:rPr>
          <w:rFonts w:ascii="Arial" w:hAnsi="Arial"/>
          <w:sz w:val="16"/>
          <w:szCs w:val="16"/>
        </w:rPr>
        <w:t xml:space="preserve">V]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WM</w:t>
      </w:r>
      <w:r w:rsidRPr="005016CD">
        <w:rPr>
          <w:rFonts w:ascii="Arial" w:hAnsi="Arial"/>
          <w:sz w:val="16"/>
          <w:szCs w:val="16"/>
        </w:rPr>
        <w:tab/>
        <w:t xml:space="preserve">cerebral white matter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x</w:t>
      </w:r>
      <w:r w:rsidRPr="005016CD">
        <w:rPr>
          <w:rFonts w:ascii="Arial" w:hAnsi="Arial"/>
          <w:sz w:val="16"/>
          <w:szCs w:val="16"/>
        </w:rPr>
        <w:tab/>
        <w:t>water cycling stoichiometry [H</w:t>
      </w:r>
      <w:r w:rsidRPr="005016CD">
        <w:rPr>
          <w:rFonts w:ascii="Arial" w:hAnsi="Arial"/>
          <w:sz w:val="16"/>
          <w:szCs w:val="16"/>
          <w:vertAlign w:val="subscript"/>
        </w:rPr>
        <w:t>2</w:t>
      </w:r>
      <w:r w:rsidRPr="005016CD">
        <w:rPr>
          <w:rFonts w:ascii="Arial" w:hAnsi="Arial"/>
          <w:sz w:val="16"/>
          <w:szCs w:val="16"/>
        </w:rPr>
        <w:t xml:space="preserve">O/ATP] </w:t>
      </w:r>
    </w:p>
    <w:p w:rsidR="002C3367" w:rsidRPr="005016CD" w:rsidRDefault="00393235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02779E">
        <w:rPr>
          <w:rFonts w:ascii="Arial" w:hAnsi="Arial"/>
          <w:sz w:val="16"/>
          <w:szCs w:val="16"/>
        </w:rPr>
        <w:t>x</w:t>
      </w:r>
      <w:r w:rsidRPr="0002779E">
        <w:rPr>
          <w:rFonts w:ascii="Arial" w:hAnsi="Arial"/>
          <w:sz w:val="16"/>
          <w:szCs w:val="16"/>
        </w:rPr>
        <w:sym w:font="Symbol" w:char="F0A2"/>
      </w:r>
      <w:r w:rsidRPr="0002779E">
        <w:rPr>
          <w:rFonts w:ascii="Arial" w:hAnsi="Arial"/>
          <w:sz w:val="16"/>
          <w:szCs w:val="16"/>
        </w:rPr>
        <w:tab/>
        <w:t xml:space="preserve">x for individual water co-transporter </w:t>
      </w:r>
      <w:r w:rsidR="002C3367" w:rsidRPr="0002779E">
        <w:rPr>
          <w:rFonts w:ascii="Arial" w:hAnsi="Arial"/>
          <w:sz w:val="16"/>
          <w:szCs w:val="16"/>
        </w:rPr>
        <w:t xml:space="preserve">        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i/>
          <w:sz w:val="16"/>
          <w:szCs w:val="16"/>
        </w:rPr>
        <w:t>x</w:t>
      </w:r>
      <w:r w:rsidRPr="005016CD">
        <w:rPr>
          <w:rFonts w:ascii="Arial" w:hAnsi="Arial"/>
          <w:sz w:val="16"/>
          <w:szCs w:val="16"/>
        </w:rPr>
        <w:tab/>
        <w:t xml:space="preserve">position of random walking molecule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8"/>
          <w:szCs w:val="20"/>
        </w:rPr>
      </w:pPr>
      <w:r w:rsidRPr="005016CD">
        <w:rPr>
          <w:rFonts w:ascii="Arial" w:hAnsi="Arial"/>
          <w:i/>
          <w:sz w:val="18"/>
          <w:szCs w:val="20"/>
        </w:rPr>
        <w:t>x</w:t>
      </w:r>
      <w:r w:rsidRPr="005016CD">
        <w:rPr>
          <w:rFonts w:ascii="Arial" w:hAnsi="Arial"/>
          <w:sz w:val="18"/>
          <w:szCs w:val="20"/>
          <w:vertAlign w:val="subscript"/>
        </w:rPr>
        <w:t>k</w:t>
      </w:r>
      <w:r w:rsidRPr="005016CD">
        <w:rPr>
          <w:rFonts w:ascii="Arial" w:hAnsi="Arial"/>
          <w:sz w:val="18"/>
          <w:szCs w:val="20"/>
        </w:rPr>
        <w:tab/>
      </w:r>
      <w:r w:rsidRPr="005016CD">
        <w:rPr>
          <w:rFonts w:ascii="Arial" w:hAnsi="Arial"/>
          <w:i/>
          <w:sz w:val="18"/>
          <w:szCs w:val="20"/>
        </w:rPr>
        <w:t>x</w:t>
      </w:r>
      <w:r w:rsidRPr="005016CD">
        <w:rPr>
          <w:rFonts w:ascii="Arial" w:hAnsi="Arial"/>
          <w:sz w:val="18"/>
          <w:szCs w:val="20"/>
        </w:rPr>
        <w:t xml:space="preserve"> after RW step k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[X</w:t>
      </w:r>
      <w:r w:rsidRPr="005016CD">
        <w:rPr>
          <w:rFonts w:ascii="Arial" w:hAnsi="Arial"/>
          <w:sz w:val="16"/>
          <w:szCs w:val="16"/>
          <w:vertAlign w:val="subscript"/>
        </w:rPr>
        <w:t>i</w:t>
      </w:r>
      <w:r w:rsidRPr="005016CD">
        <w:rPr>
          <w:rFonts w:ascii="Arial" w:hAnsi="Arial"/>
          <w:sz w:val="16"/>
          <w:szCs w:val="16"/>
        </w:rPr>
        <w:t>]</w:t>
      </w:r>
      <w:r w:rsidRPr="005016CD">
        <w:rPr>
          <w:rFonts w:ascii="Arial" w:hAnsi="Arial"/>
          <w:sz w:val="16"/>
          <w:szCs w:val="16"/>
        </w:rPr>
        <w:tab/>
        <w:t xml:space="preserve">intracellular X concentration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[X</w:t>
      </w:r>
      <w:r w:rsidRPr="005016CD">
        <w:rPr>
          <w:rFonts w:ascii="Arial" w:hAnsi="Arial"/>
          <w:sz w:val="16"/>
          <w:szCs w:val="16"/>
          <w:vertAlign w:val="subscript"/>
        </w:rPr>
        <w:t>o</w:t>
      </w:r>
      <w:r w:rsidRPr="005016CD">
        <w:rPr>
          <w:rFonts w:ascii="Arial" w:hAnsi="Arial"/>
          <w:sz w:val="16"/>
          <w:szCs w:val="16"/>
        </w:rPr>
        <w:t>]</w:t>
      </w:r>
      <w:r w:rsidRPr="005016CD">
        <w:rPr>
          <w:rFonts w:ascii="Arial" w:hAnsi="Arial"/>
          <w:sz w:val="16"/>
          <w:szCs w:val="16"/>
        </w:rPr>
        <w:tab/>
        <w:t>extracellular X concentration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[X</w:t>
      </w:r>
      <w:r w:rsidRPr="005016CD">
        <w:rPr>
          <w:rFonts w:ascii="Arial" w:hAnsi="Arial"/>
          <w:sz w:val="16"/>
          <w:szCs w:val="16"/>
          <w:vertAlign w:val="subscript"/>
        </w:rPr>
        <w:t>t</w:t>
      </w:r>
      <w:r w:rsidRPr="005016CD">
        <w:rPr>
          <w:rFonts w:ascii="Arial" w:hAnsi="Arial"/>
          <w:sz w:val="16"/>
          <w:szCs w:val="16"/>
        </w:rPr>
        <w:t>]</w:t>
      </w:r>
      <w:r w:rsidRPr="005016CD">
        <w:rPr>
          <w:rFonts w:ascii="Arial" w:hAnsi="Arial"/>
          <w:sz w:val="16"/>
          <w:szCs w:val="16"/>
        </w:rPr>
        <w:tab/>
        <w:t xml:space="preserve">tissue X concentration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sym w:font="Symbol" w:char="F0E1"/>
      </w:r>
      <w:r w:rsidRPr="005016CD">
        <w:rPr>
          <w:rFonts w:ascii="Arial" w:hAnsi="Arial"/>
          <w:sz w:val="16"/>
          <w:szCs w:val="16"/>
        </w:rPr>
        <w:t>X</w:t>
      </w:r>
      <w:r w:rsidRPr="005016CD">
        <w:rPr>
          <w:rFonts w:ascii="Arial" w:hAnsi="Arial"/>
          <w:sz w:val="16"/>
          <w:szCs w:val="16"/>
        </w:rPr>
        <w:sym w:font="Symbol" w:char="F0F1"/>
      </w:r>
      <w:r w:rsidRPr="005016CD">
        <w:rPr>
          <w:rFonts w:ascii="Arial" w:hAnsi="Arial"/>
          <w:sz w:val="16"/>
          <w:szCs w:val="16"/>
        </w:rPr>
        <w:tab/>
        <w:t xml:space="preserve">ROI- or voxel-average of X </w:t>
      </w:r>
    </w:p>
    <w:p w:rsidR="00495014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 w:rsidRPr="005016CD">
        <w:rPr>
          <w:rFonts w:ascii="Arial" w:hAnsi="Arial"/>
          <w:sz w:val="16"/>
          <w:szCs w:val="16"/>
        </w:rPr>
        <w:t>2SX</w:t>
      </w:r>
      <w:r w:rsidRPr="005016CD">
        <w:rPr>
          <w:rFonts w:ascii="Arial" w:hAnsi="Arial"/>
          <w:sz w:val="16"/>
          <w:szCs w:val="16"/>
        </w:rPr>
        <w:tab/>
        <w:t xml:space="preserve">two-site-exchange </w:t>
      </w:r>
    </w:p>
    <w:p w:rsidR="00495014" w:rsidRPr="005016CD" w:rsidRDefault="00495014" w:rsidP="00495014">
      <w:pPr>
        <w:spacing w:line="264" w:lineRule="auto"/>
        <w:ind w:left="360"/>
        <w:contextualSpacing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3S2X  three-site-two-exchange </w:t>
      </w:r>
    </w:p>
    <w:p w:rsidR="00E80E4E" w:rsidRDefault="00E80E4E">
      <w:pPr>
        <w:rPr>
          <w:rFonts w:ascii="Arial" w:hAnsi="Arial" w:cs="Arial"/>
        </w:rPr>
      </w:pPr>
    </w:p>
    <w:p w:rsidR="00495014" w:rsidRDefault="00495014">
      <w:pPr>
        <w:rPr>
          <w:rFonts w:ascii="Arial" w:hAnsi="Arial" w:cs="Arial"/>
        </w:rPr>
        <w:sectPr w:rsidR="00495014" w:rsidSect="00B3101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E80E4E" w:rsidRDefault="00E80E4E">
      <w:pPr>
        <w:rPr>
          <w:rFonts w:ascii="Arial" w:hAnsi="Arial" w:cs="Arial"/>
        </w:rPr>
      </w:pPr>
    </w:p>
    <w:p w:rsidR="00B44FCF" w:rsidRDefault="00B44FC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44FCF" w:rsidRDefault="00B44FCF" w:rsidP="00B76A31">
      <w:pPr>
        <w:spacing w:line="264" w:lineRule="auto"/>
        <w:contextualSpacing/>
        <w:rPr>
          <w:rFonts w:ascii="Arial" w:hAnsi="Arial" w:cs="Arial"/>
        </w:rPr>
      </w:pPr>
    </w:p>
    <w:p w:rsidR="00EB7844" w:rsidRDefault="00EB7844" w:rsidP="00B76A31">
      <w:pPr>
        <w:spacing w:line="264" w:lineRule="auto"/>
        <w:contextualSpacing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-34"/>
        <w:tblW w:w="8298" w:type="dxa"/>
        <w:tblLayout w:type="fixed"/>
        <w:tblLook w:val="04A0" w:firstRow="1" w:lastRow="0" w:firstColumn="1" w:lastColumn="0" w:noHBand="0" w:noVBand="1"/>
      </w:tblPr>
      <w:tblGrid>
        <w:gridCol w:w="710"/>
        <w:gridCol w:w="537"/>
        <w:gridCol w:w="724"/>
        <w:gridCol w:w="1057"/>
        <w:gridCol w:w="594"/>
        <w:gridCol w:w="941"/>
        <w:gridCol w:w="650"/>
        <w:gridCol w:w="761"/>
        <w:gridCol w:w="899"/>
        <w:gridCol w:w="724"/>
        <w:gridCol w:w="701"/>
      </w:tblGrid>
      <w:tr w:rsidR="00A247DD" w:rsidRPr="00B76A31" w:rsidTr="00635B3C">
        <w:tc>
          <w:tcPr>
            <w:tcW w:w="8298" w:type="dxa"/>
            <w:gridSpan w:val="11"/>
          </w:tcPr>
          <w:p w:rsidR="00A247DD" w:rsidRPr="00B76A31" w:rsidRDefault="00A247DD" w:rsidP="00E34A50">
            <w:pPr>
              <w:rPr>
                <w:rFonts w:ascii="Arial" w:hAnsi="Arial"/>
                <w:b/>
              </w:rPr>
            </w:pPr>
            <w:r w:rsidRPr="00B76A31">
              <w:rPr>
                <w:rFonts w:ascii="Arial" w:hAnsi="Arial"/>
                <w:b/>
              </w:rPr>
              <w:t xml:space="preserve">Table </w:t>
            </w:r>
            <w:r>
              <w:rPr>
                <w:rFonts w:ascii="Arial" w:hAnsi="Arial"/>
                <w:b/>
              </w:rPr>
              <w:t>S</w:t>
            </w:r>
            <w:r w:rsidRPr="00B76A31">
              <w:rPr>
                <w:rFonts w:ascii="Arial" w:hAnsi="Arial"/>
                <w:b/>
              </w:rPr>
              <w:t xml:space="preserve">1.  Large b-Value Brain </w:t>
            </w:r>
            <w:r w:rsidR="00EB7844">
              <w:rPr>
                <w:rFonts w:ascii="Arial" w:hAnsi="Arial"/>
                <w:b/>
              </w:rPr>
              <w:t xml:space="preserve">Literature </w:t>
            </w:r>
            <w:r w:rsidRPr="00B76A31">
              <w:rPr>
                <w:rFonts w:ascii="Arial" w:hAnsi="Arial"/>
                <w:b/>
              </w:rPr>
              <w:t xml:space="preserve">Studies </w:t>
            </w:r>
          </w:p>
        </w:tc>
      </w:tr>
      <w:tr w:rsidR="00E21C47" w:rsidRPr="00B76A31" w:rsidTr="00E21C47">
        <w:tc>
          <w:tcPr>
            <w:tcW w:w="71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brain</w:t>
            </w:r>
          </w:p>
        </w:tc>
        <w:tc>
          <w:tcPr>
            <w:tcW w:w="53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B</w:t>
            </w:r>
            <w:r w:rsidRPr="00B76A31">
              <w:rPr>
                <w:rFonts w:ascii="Arial" w:hAnsi="Arial"/>
                <w:b/>
                <w:sz w:val="16"/>
                <w:vertAlign w:val="subscript"/>
              </w:rPr>
              <w:t>0</w:t>
            </w:r>
            <w:r w:rsidRPr="00B76A31">
              <w:rPr>
                <w:rFonts w:ascii="Arial" w:hAnsi="Arial"/>
                <w:b/>
                <w:sz w:val="16"/>
              </w:rPr>
              <w:t xml:space="preserve"> [T]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ROI [</w:t>
            </w:r>
            <w:r w:rsidRPr="00B76A31">
              <w:rPr>
                <w:rFonts w:ascii="Arial" w:hAnsi="Arial" w:cstheme="minorHAnsi"/>
                <w:b/>
                <w:sz w:val="16"/>
              </w:rPr>
              <w:t>μ</w:t>
            </w:r>
            <w:r w:rsidRPr="00B76A31">
              <w:rPr>
                <w:rFonts w:ascii="Arial" w:hAnsi="Arial"/>
                <w:b/>
                <w:sz w:val="16"/>
              </w:rPr>
              <w:t>L]</w:t>
            </w:r>
          </w:p>
        </w:tc>
        <w:tc>
          <w:tcPr>
            <w:tcW w:w="105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b</w:t>
            </w:r>
            <w:r w:rsidRPr="00B76A31">
              <w:rPr>
                <w:rFonts w:ascii="Arial" w:hAnsi="Arial"/>
                <w:b/>
                <w:sz w:val="16"/>
                <w:vertAlign w:val="subscript"/>
              </w:rPr>
              <w:t>max</w:t>
            </w:r>
            <w:r w:rsidRPr="00B76A31">
              <w:rPr>
                <w:rFonts w:ascii="Arial" w:hAnsi="Arial"/>
                <w:b/>
                <w:sz w:val="16"/>
              </w:rPr>
              <w:t xml:space="preserve"> [s/(mm)</w:t>
            </w:r>
            <w:r w:rsidRPr="00B76A31">
              <w:rPr>
                <w:rFonts w:ascii="Arial" w:hAnsi="Arial"/>
                <w:b/>
                <w:sz w:val="16"/>
                <w:vertAlign w:val="superscript"/>
              </w:rPr>
              <w:t>2</w:t>
            </w:r>
            <w:r w:rsidRPr="00B76A31">
              <w:rPr>
                <w:rFonts w:ascii="Arial" w:hAnsi="Arial"/>
                <w:b/>
                <w:sz w:val="16"/>
              </w:rPr>
              <w:t>]</w:t>
            </w:r>
          </w:p>
        </w:tc>
        <w:tc>
          <w:tcPr>
            <w:tcW w:w="59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SDE</w:t>
            </w:r>
          </w:p>
        </w:tc>
        <w:tc>
          <w:tcPr>
            <w:tcW w:w="94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G</w:t>
            </w:r>
            <w:r w:rsidRPr="00B76A31">
              <w:rPr>
                <w:rFonts w:ascii="Arial" w:hAnsi="Arial"/>
                <w:b/>
                <w:sz w:val="16"/>
                <w:vertAlign w:val="subscript"/>
              </w:rPr>
              <w:t>max</w:t>
            </w:r>
            <w:r w:rsidRPr="00B76A31">
              <w:rPr>
                <w:rFonts w:ascii="Arial" w:hAnsi="Arial"/>
                <w:b/>
                <w:sz w:val="16"/>
              </w:rPr>
              <w:t xml:space="preserve"> [mT/m]</w:t>
            </w:r>
          </w:p>
        </w:tc>
        <w:tc>
          <w:tcPr>
            <w:tcW w:w="650" w:type="dxa"/>
          </w:tcPr>
          <w:p w:rsidR="00A247DD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sym w:font="Symbol" w:char="F064"/>
            </w:r>
            <w:r w:rsidRPr="00B76A31">
              <w:rPr>
                <w:rFonts w:ascii="Arial" w:hAnsi="Arial"/>
                <w:b/>
                <w:sz w:val="16"/>
              </w:rPr>
              <w:t xml:space="preserve"> </w:t>
            </w:r>
          </w:p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[ms]</w:t>
            </w:r>
          </w:p>
        </w:tc>
        <w:tc>
          <w:tcPr>
            <w:tcW w:w="76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t</w:t>
            </w:r>
            <w:r w:rsidRPr="00B76A31">
              <w:rPr>
                <w:rFonts w:ascii="Arial" w:hAnsi="Arial"/>
                <w:b/>
                <w:sz w:val="16"/>
                <w:vertAlign w:val="subscript"/>
              </w:rPr>
              <w:t>Dmax</w:t>
            </w:r>
            <w:r w:rsidRPr="00B76A31">
              <w:rPr>
                <w:rFonts w:ascii="Arial" w:hAnsi="Arial"/>
                <w:b/>
                <w:sz w:val="16"/>
              </w:rPr>
              <w:t xml:space="preserve"> [ms]</w:t>
            </w:r>
          </w:p>
        </w:tc>
        <w:tc>
          <w:tcPr>
            <w:tcW w:w="899" w:type="dxa"/>
          </w:tcPr>
          <w:p w:rsidR="00A247DD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q</w:t>
            </w:r>
            <w:r w:rsidRPr="00B76A31">
              <w:rPr>
                <w:rFonts w:ascii="Arial" w:hAnsi="Arial"/>
                <w:b/>
                <w:sz w:val="16"/>
                <w:vertAlign w:val="superscript"/>
              </w:rPr>
              <w:t>2</w:t>
            </w:r>
            <w:r w:rsidRPr="00B76A31">
              <w:rPr>
                <w:rFonts w:ascii="Arial" w:hAnsi="Arial"/>
                <w:b/>
                <w:sz w:val="16"/>
                <w:vertAlign w:val="subscript"/>
              </w:rPr>
              <w:t>max</w:t>
            </w:r>
            <w:r w:rsidRPr="00B76A31">
              <w:rPr>
                <w:rFonts w:ascii="Arial" w:hAnsi="Arial"/>
                <w:b/>
                <w:sz w:val="16"/>
              </w:rPr>
              <w:t xml:space="preserve"> </w:t>
            </w:r>
          </w:p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[(</w:t>
            </w:r>
            <w:r w:rsidRPr="00B76A31">
              <w:rPr>
                <w:rFonts w:ascii="Arial" w:hAnsi="Arial" w:cstheme="minorHAnsi"/>
                <w:b/>
                <w:sz w:val="16"/>
              </w:rPr>
              <w:t>μ</w:t>
            </w:r>
            <w:r w:rsidRPr="00B76A31">
              <w:rPr>
                <w:rFonts w:ascii="Arial" w:hAnsi="Arial"/>
                <w:b/>
                <w:sz w:val="16"/>
              </w:rPr>
              <w:t>m)</w:t>
            </w:r>
            <w:r w:rsidRPr="00B76A31">
              <w:rPr>
                <w:rFonts w:ascii="Arial" w:hAnsi="Arial"/>
                <w:b/>
                <w:sz w:val="16"/>
                <w:vertAlign w:val="superscript"/>
              </w:rPr>
              <w:t>-2</w:t>
            </w:r>
            <w:r w:rsidRPr="00B76A31">
              <w:rPr>
                <w:rFonts w:ascii="Arial" w:hAnsi="Arial"/>
                <w:b/>
                <w:sz w:val="16"/>
              </w:rPr>
              <w:t>]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>TT [min]</w:t>
            </w:r>
          </w:p>
        </w:tc>
        <w:tc>
          <w:tcPr>
            <w:tcW w:w="701" w:type="dxa"/>
          </w:tcPr>
          <w:p w:rsidR="00A247DD" w:rsidRPr="00B76A31" w:rsidRDefault="00A247DD" w:rsidP="00A247DD">
            <w:pPr>
              <w:rPr>
                <w:rFonts w:ascii="Arial" w:hAnsi="Arial"/>
                <w:b/>
                <w:sz w:val="16"/>
              </w:rPr>
            </w:pPr>
            <w:r w:rsidRPr="00B76A31">
              <w:rPr>
                <w:rFonts w:ascii="Arial" w:hAnsi="Arial"/>
                <w:b/>
                <w:sz w:val="16"/>
              </w:rPr>
              <w:t xml:space="preserve">Ref. </w:t>
            </w:r>
          </w:p>
        </w:tc>
      </w:tr>
      <w:tr w:rsidR="00E21C47" w:rsidRPr="00B76A31" w:rsidTr="00E21C47">
        <w:tc>
          <w:tcPr>
            <w:tcW w:w="71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3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5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9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4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65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6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899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1" w:type="dxa"/>
          </w:tcPr>
          <w:p w:rsidR="00A247DD" w:rsidRPr="00B31017" w:rsidRDefault="00A247DD" w:rsidP="00A247DD">
            <w:pPr>
              <w:rPr>
                <w:rFonts w:ascii="Arial" w:hAnsi="Arial"/>
              </w:rPr>
            </w:pPr>
          </w:p>
        </w:tc>
      </w:tr>
      <w:tr w:rsidR="00E21C47" w:rsidRPr="00B76A31" w:rsidTr="00E21C47">
        <w:tc>
          <w:tcPr>
            <w:tcW w:w="710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rat </w:t>
            </w:r>
          </w:p>
        </w:tc>
        <w:tc>
          <w:tcPr>
            <w:tcW w:w="537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9.4 </w:t>
            </w:r>
          </w:p>
        </w:tc>
        <w:tc>
          <w:tcPr>
            <w:tcW w:w="72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63 </w:t>
            </w:r>
          </w:p>
        </w:tc>
        <w:tc>
          <w:tcPr>
            <w:tcW w:w="1057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70,000 </w:t>
            </w:r>
          </w:p>
        </w:tc>
        <w:tc>
          <w:tcPr>
            <w:tcW w:w="59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CT </w:t>
            </w:r>
          </w:p>
        </w:tc>
        <w:tc>
          <w:tcPr>
            <w:tcW w:w="941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300 </w:t>
            </w:r>
          </w:p>
        </w:tc>
        <w:tc>
          <w:tcPr>
            <w:tcW w:w="650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14 </w:t>
            </w:r>
          </w:p>
        </w:tc>
        <w:tc>
          <w:tcPr>
            <w:tcW w:w="761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110 </w:t>
            </w:r>
          </w:p>
        </w:tc>
        <w:tc>
          <w:tcPr>
            <w:tcW w:w="899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  <w:r w:rsidRPr="00635B3C">
              <w:rPr>
                <w:rFonts w:ascii="Arial" w:hAnsi="Arial"/>
                <w:color w:val="FF0000"/>
                <w:sz w:val="16"/>
                <w:szCs w:val="16"/>
              </w:rPr>
              <w:t xml:space="preserve">0.38 </w:t>
            </w:r>
          </w:p>
        </w:tc>
        <w:tc>
          <w:tcPr>
            <w:tcW w:w="72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FF0000"/>
                <w:sz w:val="16"/>
                <w:szCs w:val="16"/>
              </w:rPr>
            </w:pPr>
          </w:p>
        </w:tc>
        <w:tc>
          <w:tcPr>
            <w:tcW w:w="701" w:type="dxa"/>
          </w:tcPr>
          <w:p w:rsidR="00A247DD" w:rsidRPr="0002779E" w:rsidRDefault="00E21C47" w:rsidP="00510188">
            <w:pPr>
              <w:rPr>
                <w:rFonts w:ascii="Arial" w:hAnsi="Arial"/>
                <w:sz w:val="16"/>
                <w:szCs w:val="16"/>
              </w:rPr>
            </w:pPr>
            <w:r w:rsidRPr="0002779E">
              <w:rPr>
                <w:rFonts w:ascii="Arial" w:hAnsi="Arial"/>
                <w:sz w:val="16"/>
                <w:szCs w:val="16"/>
              </w:rPr>
              <w:t>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62</w:t>
            </w:r>
            <w:r w:rsidRPr="0002779E">
              <w:rPr>
                <w:rFonts w:ascii="Arial" w:hAnsi="Arial"/>
                <w:sz w:val="16"/>
                <w:szCs w:val="16"/>
              </w:rPr>
              <w:t xml:space="preserve">) </w:t>
            </w:r>
          </w:p>
        </w:tc>
      </w:tr>
      <w:tr w:rsidR="00E21C47" w:rsidRPr="00B76A31" w:rsidTr="00E21C47">
        <w:tc>
          <w:tcPr>
            <w:tcW w:w="710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rat </w:t>
            </w:r>
          </w:p>
        </w:tc>
        <w:tc>
          <w:tcPr>
            <w:tcW w:w="537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4.7 </w:t>
            </w:r>
          </w:p>
        </w:tc>
        <w:tc>
          <w:tcPr>
            <w:tcW w:w="72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125 </w:t>
            </w:r>
          </w:p>
        </w:tc>
        <w:tc>
          <w:tcPr>
            <w:tcW w:w="1057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>580,000</w:t>
            </w:r>
          </w:p>
        </w:tc>
        <w:tc>
          <w:tcPr>
            <w:tcW w:w="59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CG </w:t>
            </w:r>
          </w:p>
        </w:tc>
        <w:tc>
          <w:tcPr>
            <w:tcW w:w="941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151 </w:t>
            </w:r>
          </w:p>
        </w:tc>
        <w:tc>
          <w:tcPr>
            <w:tcW w:w="650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10 </w:t>
            </w:r>
          </w:p>
        </w:tc>
        <w:tc>
          <w:tcPr>
            <w:tcW w:w="761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1177 </w:t>
            </w:r>
          </w:p>
        </w:tc>
        <w:tc>
          <w:tcPr>
            <w:tcW w:w="899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  <w:r w:rsidRPr="00635B3C">
              <w:rPr>
                <w:rFonts w:ascii="Arial" w:hAnsi="Arial"/>
                <w:color w:val="00B050"/>
                <w:sz w:val="16"/>
                <w:szCs w:val="16"/>
              </w:rPr>
              <w:t xml:space="preserve">0.49 </w:t>
            </w:r>
          </w:p>
        </w:tc>
        <w:tc>
          <w:tcPr>
            <w:tcW w:w="724" w:type="dxa"/>
          </w:tcPr>
          <w:p w:rsidR="00A247DD" w:rsidRPr="00635B3C" w:rsidRDefault="00A247DD" w:rsidP="00A247DD">
            <w:pPr>
              <w:jc w:val="center"/>
              <w:rPr>
                <w:rFonts w:ascii="Arial" w:hAnsi="Arial"/>
                <w:color w:val="00B050"/>
                <w:sz w:val="16"/>
                <w:szCs w:val="16"/>
              </w:rPr>
            </w:pPr>
          </w:p>
        </w:tc>
        <w:tc>
          <w:tcPr>
            <w:tcW w:w="701" w:type="dxa"/>
          </w:tcPr>
          <w:p w:rsidR="00A247DD" w:rsidRPr="0002779E" w:rsidRDefault="00E21C47" w:rsidP="00510188">
            <w:pPr>
              <w:rPr>
                <w:rFonts w:ascii="Arial" w:hAnsi="Arial"/>
                <w:sz w:val="16"/>
                <w:szCs w:val="16"/>
              </w:rPr>
            </w:pPr>
            <w:r w:rsidRPr="0002779E">
              <w:rPr>
                <w:rFonts w:ascii="Arial" w:hAnsi="Arial"/>
                <w:sz w:val="16"/>
                <w:szCs w:val="16"/>
              </w:rPr>
              <w:t>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60</w:t>
            </w:r>
            <w:r w:rsidRPr="0002779E">
              <w:rPr>
                <w:rFonts w:ascii="Arial" w:hAnsi="Arial"/>
                <w:sz w:val="16"/>
                <w:szCs w:val="16"/>
              </w:rPr>
              <w:t xml:space="preserve">) </w:t>
            </w:r>
          </w:p>
        </w:tc>
      </w:tr>
      <w:tr w:rsidR="00E21C47" w:rsidRPr="00B76A31" w:rsidTr="00E21C47">
        <w:tc>
          <w:tcPr>
            <w:tcW w:w="71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human </w:t>
            </w:r>
          </w:p>
        </w:tc>
        <w:tc>
          <w:tcPr>
            <w:tcW w:w="53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1.5 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3300 </w:t>
            </w:r>
          </w:p>
        </w:tc>
        <w:tc>
          <w:tcPr>
            <w:tcW w:w="105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3,800 </w:t>
            </w:r>
          </w:p>
        </w:tc>
        <w:tc>
          <w:tcPr>
            <w:tcW w:w="59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CT </w:t>
            </w:r>
          </w:p>
        </w:tc>
        <w:tc>
          <w:tcPr>
            <w:tcW w:w="94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40 </w:t>
            </w:r>
          </w:p>
        </w:tc>
        <w:tc>
          <w:tcPr>
            <w:tcW w:w="65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151 </w:t>
            </w:r>
          </w:p>
        </w:tc>
        <w:tc>
          <w:tcPr>
            <w:tcW w:w="76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2.7 </w:t>
            </w:r>
          </w:p>
        </w:tc>
        <w:tc>
          <w:tcPr>
            <w:tcW w:w="899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0.07 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9 </w:t>
            </w:r>
          </w:p>
        </w:tc>
        <w:tc>
          <w:tcPr>
            <w:tcW w:w="701" w:type="dxa"/>
          </w:tcPr>
          <w:p w:rsidR="00A247DD" w:rsidRPr="0002779E" w:rsidRDefault="00E21C47" w:rsidP="00510188">
            <w:pPr>
              <w:rPr>
                <w:rFonts w:ascii="Arial" w:hAnsi="Arial"/>
                <w:sz w:val="16"/>
                <w:szCs w:val="16"/>
              </w:rPr>
            </w:pPr>
            <w:r w:rsidRPr="0002779E">
              <w:rPr>
                <w:rFonts w:ascii="Arial" w:hAnsi="Arial"/>
                <w:sz w:val="16"/>
                <w:szCs w:val="16"/>
              </w:rPr>
              <w:t>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92</w:t>
            </w:r>
            <w:r w:rsidRPr="0002779E">
              <w:rPr>
                <w:rFonts w:ascii="Arial" w:hAnsi="Arial"/>
                <w:sz w:val="16"/>
                <w:szCs w:val="16"/>
              </w:rPr>
              <w:t xml:space="preserve">) </w:t>
            </w:r>
          </w:p>
        </w:tc>
      </w:tr>
      <w:tr w:rsidR="00E21C47" w:rsidRPr="00B76A31" w:rsidTr="00E21C47">
        <w:tc>
          <w:tcPr>
            <w:tcW w:w="71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human </w:t>
            </w:r>
          </w:p>
        </w:tc>
        <w:tc>
          <w:tcPr>
            <w:tcW w:w="53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3.0 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220 </w:t>
            </w:r>
          </w:p>
        </w:tc>
        <w:tc>
          <w:tcPr>
            <w:tcW w:w="1057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37,000* </w:t>
            </w:r>
          </w:p>
        </w:tc>
        <w:tc>
          <w:tcPr>
            <w:tcW w:w="59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CT </w:t>
            </w:r>
          </w:p>
        </w:tc>
        <w:tc>
          <w:tcPr>
            <w:tcW w:w="94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293 </w:t>
            </w:r>
          </w:p>
        </w:tc>
        <w:tc>
          <w:tcPr>
            <w:tcW w:w="650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8.7 </w:t>
            </w:r>
          </w:p>
        </w:tc>
        <w:tc>
          <w:tcPr>
            <w:tcW w:w="761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117 </w:t>
            </w:r>
          </w:p>
        </w:tc>
        <w:tc>
          <w:tcPr>
            <w:tcW w:w="899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0.01* </w:t>
            </w:r>
          </w:p>
        </w:tc>
        <w:tc>
          <w:tcPr>
            <w:tcW w:w="724" w:type="dxa"/>
          </w:tcPr>
          <w:p w:rsidR="00A247DD" w:rsidRPr="00B76A31" w:rsidRDefault="00A247DD" w:rsidP="00A247DD"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01" w:type="dxa"/>
          </w:tcPr>
          <w:p w:rsidR="00A247DD" w:rsidRPr="0002779E" w:rsidRDefault="00E21C47" w:rsidP="00510188">
            <w:pPr>
              <w:rPr>
                <w:rFonts w:ascii="Arial" w:hAnsi="Arial"/>
                <w:sz w:val="16"/>
                <w:szCs w:val="16"/>
              </w:rPr>
            </w:pPr>
            <w:r w:rsidRPr="0002779E">
              <w:rPr>
                <w:rFonts w:ascii="Arial" w:hAnsi="Arial"/>
                <w:sz w:val="16"/>
                <w:szCs w:val="16"/>
              </w:rPr>
              <w:t>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74</w:t>
            </w:r>
            <w:r w:rsidRPr="0002779E">
              <w:rPr>
                <w:rFonts w:ascii="Arial" w:hAnsi="Arial"/>
                <w:sz w:val="16"/>
                <w:szCs w:val="16"/>
              </w:rPr>
              <w:t xml:space="preserve">) </w:t>
            </w:r>
          </w:p>
        </w:tc>
      </w:tr>
      <w:tr w:rsidR="00A247DD" w:rsidRPr="00B76A31" w:rsidTr="00635B3C">
        <w:tc>
          <w:tcPr>
            <w:tcW w:w="8298" w:type="dxa"/>
            <w:gridSpan w:val="11"/>
          </w:tcPr>
          <w:p w:rsidR="00A247DD" w:rsidRPr="00B76A31" w:rsidRDefault="00A247DD" w:rsidP="00A247DD">
            <w:pPr>
              <w:rPr>
                <w:rFonts w:ascii="Arial" w:hAnsi="Arial"/>
                <w:sz w:val="16"/>
                <w:szCs w:val="16"/>
              </w:rPr>
            </w:pPr>
          </w:p>
        </w:tc>
      </w:tr>
      <w:tr w:rsidR="00A247DD" w:rsidRPr="00B76A31" w:rsidTr="00635B3C">
        <w:tc>
          <w:tcPr>
            <w:tcW w:w="8298" w:type="dxa"/>
            <w:gridSpan w:val="11"/>
          </w:tcPr>
          <w:p w:rsidR="00A247DD" w:rsidRPr="00B76A31" w:rsidRDefault="00A247DD" w:rsidP="00510188">
            <w:pPr>
              <w:rPr>
                <w:rFonts w:ascii="Arial" w:hAnsi="Arial"/>
                <w:sz w:val="16"/>
                <w:szCs w:val="16"/>
              </w:rPr>
            </w:pPr>
            <w:r w:rsidRPr="00B76A31">
              <w:rPr>
                <w:rFonts w:ascii="Arial" w:hAnsi="Arial"/>
                <w:sz w:val="16"/>
                <w:szCs w:val="16"/>
              </w:rPr>
              <w:t xml:space="preserve">*These values are erroneously under-reported </w:t>
            </w:r>
            <w:r w:rsidRPr="0002779E">
              <w:rPr>
                <w:rFonts w:ascii="Arial" w:hAnsi="Arial"/>
                <w:sz w:val="16"/>
                <w:szCs w:val="16"/>
              </w:rPr>
              <w:t>in 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74</w:t>
            </w:r>
            <w:r w:rsidRPr="0002779E">
              <w:rPr>
                <w:rFonts w:ascii="Arial" w:hAnsi="Arial"/>
                <w:sz w:val="16"/>
                <w:szCs w:val="16"/>
              </w:rPr>
              <w:t>).  They are herein corrected – in consultation with the authors.  For the correct q</w:t>
            </w:r>
            <w:r w:rsidRPr="0002779E">
              <w:rPr>
                <w:rFonts w:ascii="Arial" w:hAnsi="Arial"/>
                <w:sz w:val="16"/>
                <w:szCs w:val="16"/>
                <w:vertAlign w:val="subscript"/>
              </w:rPr>
              <w:t>max</w:t>
            </w:r>
            <w:r w:rsidRPr="0002779E">
              <w:rPr>
                <w:rFonts w:ascii="Arial" w:hAnsi="Arial"/>
                <w:sz w:val="16"/>
                <w:szCs w:val="16"/>
              </w:rPr>
              <w:t>, see (</w:t>
            </w:r>
            <w:r w:rsidR="009308C5" w:rsidRPr="0002779E">
              <w:rPr>
                <w:rFonts w:ascii="Arial" w:hAnsi="Arial"/>
                <w:sz w:val="16"/>
                <w:szCs w:val="16"/>
              </w:rPr>
              <w:t>93</w:t>
            </w:r>
            <w:r w:rsidRPr="0002779E">
              <w:rPr>
                <w:rFonts w:ascii="Arial" w:hAnsi="Arial"/>
                <w:sz w:val="16"/>
                <w:szCs w:val="16"/>
              </w:rPr>
              <w:t xml:space="preserve">).  </w:t>
            </w:r>
          </w:p>
        </w:tc>
      </w:tr>
    </w:tbl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A247DD" w:rsidRDefault="00A247DD" w:rsidP="00B76A31">
      <w:pPr>
        <w:spacing w:line="264" w:lineRule="auto"/>
        <w:contextualSpacing/>
        <w:rPr>
          <w:rFonts w:ascii="Arial" w:hAnsi="Arial" w:cs="Arial"/>
        </w:rPr>
      </w:pPr>
    </w:p>
    <w:p w:rsidR="00CE585C" w:rsidRPr="00B76A31" w:rsidRDefault="00CE585C" w:rsidP="00B76A31">
      <w:pPr>
        <w:spacing w:line="264" w:lineRule="auto"/>
        <w:contextualSpacing/>
        <w:rPr>
          <w:rFonts w:ascii="Arial" w:eastAsia="Times New Roman" w:hAnsi="Arial" w:cs="Times New Roman"/>
          <w:sz w:val="16"/>
          <w:szCs w:val="16"/>
        </w:rPr>
      </w:pPr>
    </w:p>
    <w:p w:rsidR="00E056E2" w:rsidRPr="0064031A" w:rsidRDefault="00E056E2" w:rsidP="0083485F">
      <w:pPr>
        <w:rPr>
          <w:rFonts w:ascii="Arial" w:hAnsi="Arial" w:cs="Arial"/>
          <w:b/>
        </w:rPr>
      </w:pPr>
    </w:p>
    <w:sectPr w:rsidR="00E056E2" w:rsidRPr="0064031A" w:rsidSect="0049501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11B" w:rsidRDefault="00B4611B" w:rsidP="007C022A">
      <w:pPr>
        <w:spacing w:after="0" w:line="240" w:lineRule="auto"/>
      </w:pPr>
      <w:r>
        <w:separator/>
      </w:r>
    </w:p>
  </w:endnote>
  <w:endnote w:type="continuationSeparator" w:id="0">
    <w:p w:rsidR="00B4611B" w:rsidRDefault="00B4611B" w:rsidP="007C0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04403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611B" w:rsidRDefault="00B461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1C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4611B" w:rsidRDefault="00B46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11B" w:rsidRDefault="00B4611B" w:rsidP="007C022A">
      <w:pPr>
        <w:spacing w:after="0" w:line="240" w:lineRule="auto"/>
      </w:pPr>
      <w:r>
        <w:separator/>
      </w:r>
    </w:p>
  </w:footnote>
  <w:footnote w:type="continuationSeparator" w:id="0">
    <w:p w:rsidR="00B4611B" w:rsidRDefault="00B4611B" w:rsidP="007C0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EC9" w:rsidRPr="00791348" w:rsidRDefault="00375EC9" w:rsidP="00966CD9">
    <w:pPr>
      <w:pStyle w:val="Header"/>
      <w:jc w:val="right"/>
      <w:rPr>
        <w:b/>
        <w:color w:val="808080" w:themeColor="background1" w:themeShade="80"/>
        <w:sz w:val="14"/>
        <w:szCs w:val="14"/>
      </w:rPr>
    </w:pPr>
    <w:r w:rsidRPr="00791348">
      <w:rPr>
        <w:b/>
        <w:color w:val="808080" w:themeColor="background1" w:themeShade="80"/>
        <w:sz w:val="14"/>
        <w:szCs w:val="14"/>
      </w:rPr>
      <w:t xml:space="preserve">NBM-21-0233 SM </w:t>
    </w:r>
    <w:r w:rsidR="00B432FD" w:rsidRPr="00791348">
      <w:rPr>
        <w:b/>
        <w:color w:val="808080" w:themeColor="background1" w:themeShade="80"/>
        <w:sz w:val="14"/>
        <w:szCs w:val="14"/>
      </w:rPr>
      <w:t>R</w:t>
    </w:r>
    <w:r w:rsidR="00B432FD">
      <w:rPr>
        <w:b/>
        <w:color w:val="808080" w:themeColor="background1" w:themeShade="80"/>
        <w:sz w:val="14"/>
        <w:szCs w:val="14"/>
      </w:rPr>
      <w:t>2</w:t>
    </w:r>
    <w:r w:rsidR="00B432FD" w:rsidRPr="00791348">
      <w:rPr>
        <w:b/>
        <w:color w:val="808080" w:themeColor="background1" w:themeShade="80"/>
        <w:sz w:val="14"/>
        <w:szCs w:val="14"/>
      </w:rPr>
      <w:t xml:space="preserve"> </w:t>
    </w:r>
    <w:r w:rsidRPr="00791348">
      <w:rPr>
        <w:b/>
        <w:color w:val="808080" w:themeColor="background1" w:themeShade="80"/>
        <w:sz w:val="14"/>
        <w:szCs w:val="14"/>
      </w:rPr>
      <w:t>[</w:t>
    </w:r>
    <w:ins w:id="1" w:author="Charles Springer" w:date="2022-05-24T15:47:00Z">
      <w:r w:rsidR="00181C0E">
        <w:rPr>
          <w:b/>
          <w:color w:val="808080" w:themeColor="background1" w:themeShade="80"/>
          <w:sz w:val="14"/>
          <w:szCs w:val="14"/>
        </w:rPr>
        <w:t>Pub</w:t>
      </w:r>
    </w:ins>
    <w:del w:id="2" w:author="Charles Springer" w:date="2022-05-24T15:47:00Z">
      <w:r w:rsidR="00B432FD" w:rsidDel="00181C0E">
        <w:rPr>
          <w:b/>
          <w:color w:val="808080" w:themeColor="background1" w:themeShade="80"/>
          <w:sz w:val="14"/>
          <w:szCs w:val="14"/>
        </w:rPr>
        <w:delText>Ed</w:delText>
      </w:r>
    </w:del>
    <w:r w:rsidRPr="00791348">
      <w:rPr>
        <w:b/>
        <w:color w:val="808080" w:themeColor="background1" w:themeShade="80"/>
        <w:sz w:val="14"/>
        <w:szCs w:val="14"/>
      </w:rPr>
      <w:t xml:space="preserve">.’ Copy] </w:t>
    </w:r>
  </w:p>
  <w:p w:rsidR="00B4611B" w:rsidRPr="00966CD9" w:rsidRDefault="00B432FD" w:rsidP="00966CD9">
    <w:pPr>
      <w:pStyle w:val="Header"/>
      <w:jc w:val="right"/>
      <w:rPr>
        <w:b/>
        <w:color w:val="808080" w:themeColor="background1" w:themeShade="80"/>
      </w:rPr>
    </w:pPr>
    <w:r>
      <w:rPr>
        <w:b/>
        <w:color w:val="808080" w:themeColor="background1" w:themeShade="80"/>
        <w:sz w:val="14"/>
        <w:szCs w:val="14"/>
      </w:rPr>
      <w:t>2</w:t>
    </w:r>
    <w:ins w:id="3" w:author="Charles Springer" w:date="2022-05-24T15:47:00Z">
      <w:r w:rsidR="00181C0E">
        <w:rPr>
          <w:b/>
          <w:color w:val="808080" w:themeColor="background1" w:themeShade="80"/>
          <w:sz w:val="14"/>
          <w:szCs w:val="14"/>
        </w:rPr>
        <w:t>4</w:t>
      </w:r>
    </w:ins>
    <w:del w:id="4" w:author="Charles Springer" w:date="2022-05-24T15:47:00Z">
      <w:r w:rsidDel="00181C0E">
        <w:rPr>
          <w:b/>
          <w:color w:val="808080" w:themeColor="background1" w:themeShade="80"/>
          <w:sz w:val="14"/>
          <w:szCs w:val="14"/>
        </w:rPr>
        <w:delText>3</w:delText>
      </w:r>
    </w:del>
    <w:r>
      <w:rPr>
        <w:b/>
        <w:color w:val="808080" w:themeColor="background1" w:themeShade="80"/>
        <w:sz w:val="14"/>
        <w:szCs w:val="14"/>
      </w:rPr>
      <w:t xml:space="preserve"> May</w:t>
    </w:r>
    <w:r w:rsidR="00375EC9" w:rsidRPr="00791348">
      <w:rPr>
        <w:b/>
        <w:color w:val="808080" w:themeColor="background1" w:themeShade="80"/>
        <w:sz w:val="14"/>
        <w:szCs w:val="14"/>
      </w:rPr>
      <w:t>, 2022</w:t>
    </w:r>
    <w:r w:rsidR="00B4611B" w:rsidRPr="00791348">
      <w:rPr>
        <w:b/>
        <w:color w:val="808080" w:themeColor="background1" w:themeShade="80"/>
        <w:sz w:val="14"/>
        <w:szCs w:val="1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679F"/>
    <w:multiLevelType w:val="hybridMultilevel"/>
    <w:tmpl w:val="980C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7301"/>
    <w:multiLevelType w:val="hybridMultilevel"/>
    <w:tmpl w:val="77209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263E"/>
    <w:multiLevelType w:val="multilevel"/>
    <w:tmpl w:val="9D4A8FA8"/>
    <w:lvl w:ilvl="0">
      <w:start w:val="9"/>
      <w:numFmt w:val="decimal"/>
      <w:lvlText w:val="%1"/>
      <w:lvlJc w:val="left"/>
      <w:pPr>
        <w:ind w:left="435" w:hanging="435"/>
      </w:pPr>
      <w:rPr>
        <w:rFonts w:cstheme="minorBidi" w:hint="default"/>
        <w:color w:val="auto"/>
      </w:rPr>
    </w:lvl>
    <w:lvl w:ilvl="1">
      <w:start w:val="2"/>
      <w:numFmt w:val="decimal"/>
      <w:lvlText w:val="%1.%2"/>
      <w:lvlJc w:val="left"/>
      <w:pPr>
        <w:ind w:left="1020" w:hanging="435"/>
      </w:pPr>
      <w:rPr>
        <w:rFonts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cstheme="minorBid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475" w:hanging="720"/>
      </w:pPr>
      <w:rPr>
        <w:rFonts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rFonts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4005" w:hanging="1080"/>
      </w:pPr>
      <w:rPr>
        <w:rFonts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rFonts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535" w:hanging="1440"/>
      </w:pPr>
      <w:rPr>
        <w:rFonts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120" w:hanging="1440"/>
      </w:pPr>
      <w:rPr>
        <w:rFonts w:cstheme="minorBidi" w:hint="default"/>
        <w:color w:val="auto"/>
      </w:rPr>
    </w:lvl>
  </w:abstractNum>
  <w:abstractNum w:abstractNumId="3" w15:restartNumberingAfterBreak="0">
    <w:nsid w:val="05194BCF"/>
    <w:multiLevelType w:val="hybridMultilevel"/>
    <w:tmpl w:val="FFD63C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E87EFF"/>
    <w:multiLevelType w:val="hybridMultilevel"/>
    <w:tmpl w:val="912496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34DEF"/>
    <w:multiLevelType w:val="hybridMultilevel"/>
    <w:tmpl w:val="A84CD64A"/>
    <w:lvl w:ilvl="0" w:tplc="D040E83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F6301"/>
    <w:multiLevelType w:val="hybridMultilevel"/>
    <w:tmpl w:val="B9BCD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0465D"/>
    <w:multiLevelType w:val="hybridMultilevel"/>
    <w:tmpl w:val="6450B14A"/>
    <w:lvl w:ilvl="0" w:tplc="05FA9116">
      <w:numFmt w:val="bullet"/>
      <w:lvlText w:val=""/>
      <w:lvlJc w:val="left"/>
      <w:pPr>
        <w:ind w:left="160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8" w15:restartNumberingAfterBreak="0">
    <w:nsid w:val="14DA2727"/>
    <w:multiLevelType w:val="hybridMultilevel"/>
    <w:tmpl w:val="88C42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94824"/>
    <w:multiLevelType w:val="hybridMultilevel"/>
    <w:tmpl w:val="064E4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F189C"/>
    <w:multiLevelType w:val="hybridMultilevel"/>
    <w:tmpl w:val="78F4B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61247"/>
    <w:multiLevelType w:val="hybridMultilevel"/>
    <w:tmpl w:val="E8A82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FE4CF3"/>
    <w:multiLevelType w:val="hybridMultilevel"/>
    <w:tmpl w:val="9A66A11C"/>
    <w:lvl w:ilvl="0" w:tplc="43FC8FC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9B1371"/>
    <w:multiLevelType w:val="hybridMultilevel"/>
    <w:tmpl w:val="C5282F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A0347FFE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344403"/>
    <w:multiLevelType w:val="hybridMultilevel"/>
    <w:tmpl w:val="E3B08E6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FB60A0"/>
    <w:multiLevelType w:val="hybridMultilevel"/>
    <w:tmpl w:val="F8822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AC3C2A"/>
    <w:multiLevelType w:val="hybridMultilevel"/>
    <w:tmpl w:val="4DD0A0DC"/>
    <w:lvl w:ilvl="0" w:tplc="E348C69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9171EC"/>
    <w:multiLevelType w:val="hybridMultilevel"/>
    <w:tmpl w:val="7A626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B33D1"/>
    <w:multiLevelType w:val="hybridMultilevel"/>
    <w:tmpl w:val="3D02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27712"/>
    <w:multiLevelType w:val="hybridMultilevel"/>
    <w:tmpl w:val="F3D021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FF0971"/>
    <w:multiLevelType w:val="multilevel"/>
    <w:tmpl w:val="23BC64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>
      <w:start w:val="1"/>
      <w:numFmt w:val="decimal"/>
      <w:isLgl/>
      <w:lvlText w:val="%1.%2."/>
      <w:lvlJc w:val="left"/>
      <w:pPr>
        <w:ind w:left="1170" w:hanging="81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70" w:hanging="81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70" w:hanging="81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1" w15:restartNumberingAfterBreak="0">
    <w:nsid w:val="4DE815CF"/>
    <w:multiLevelType w:val="multilevel"/>
    <w:tmpl w:val="D7FC7A0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2" w15:restartNumberingAfterBreak="0">
    <w:nsid w:val="50EE0BD1"/>
    <w:multiLevelType w:val="hybridMultilevel"/>
    <w:tmpl w:val="C5EC6A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4343B9"/>
    <w:multiLevelType w:val="multilevel"/>
    <w:tmpl w:val="017C42FE"/>
    <w:lvl w:ilvl="0">
      <w:start w:val="9"/>
      <w:numFmt w:val="decimal"/>
      <w:lvlText w:val="%1"/>
      <w:lvlJc w:val="left"/>
      <w:pPr>
        <w:ind w:left="435" w:hanging="435"/>
      </w:pPr>
      <w:rPr>
        <w:rFonts w:cstheme="minorBidi" w:hint="default"/>
        <w:color w:val="auto"/>
      </w:rPr>
    </w:lvl>
    <w:lvl w:ilvl="1">
      <w:start w:val="2"/>
      <w:numFmt w:val="decimal"/>
      <w:lvlText w:val="%1.%2"/>
      <w:lvlJc w:val="left"/>
      <w:pPr>
        <w:ind w:left="1020" w:hanging="435"/>
      </w:pPr>
      <w:rPr>
        <w:rFonts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1890" w:hanging="720"/>
      </w:pPr>
      <w:rPr>
        <w:rFonts w:cstheme="minorBidi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475" w:hanging="720"/>
      </w:pPr>
      <w:rPr>
        <w:rFonts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3420" w:hanging="1080"/>
      </w:pPr>
      <w:rPr>
        <w:rFonts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4005" w:hanging="1080"/>
      </w:pPr>
      <w:rPr>
        <w:rFonts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950" w:hanging="1440"/>
      </w:pPr>
      <w:rPr>
        <w:rFonts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5535" w:hanging="1440"/>
      </w:pPr>
      <w:rPr>
        <w:rFonts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6120" w:hanging="1440"/>
      </w:pPr>
      <w:rPr>
        <w:rFonts w:cstheme="minorBidi" w:hint="default"/>
        <w:color w:val="auto"/>
      </w:rPr>
    </w:lvl>
  </w:abstractNum>
  <w:abstractNum w:abstractNumId="24" w15:restartNumberingAfterBreak="0">
    <w:nsid w:val="54807E44"/>
    <w:multiLevelType w:val="hybridMultilevel"/>
    <w:tmpl w:val="E1D2F448"/>
    <w:lvl w:ilvl="0" w:tplc="53204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36633"/>
    <w:multiLevelType w:val="hybridMultilevel"/>
    <w:tmpl w:val="DB44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81AF3"/>
    <w:multiLevelType w:val="multilevel"/>
    <w:tmpl w:val="23BC6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decimal"/>
      <w:isLgl/>
      <w:lvlText w:val="%1.%2."/>
      <w:lvlJc w:val="left"/>
      <w:pPr>
        <w:ind w:left="1170" w:hanging="81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70" w:hanging="81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70" w:hanging="81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7" w15:restartNumberingAfterBreak="0">
    <w:nsid w:val="5DBA0521"/>
    <w:multiLevelType w:val="hybridMultilevel"/>
    <w:tmpl w:val="F0F4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0B4C9E"/>
    <w:multiLevelType w:val="hybridMultilevel"/>
    <w:tmpl w:val="FF5400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832BCE"/>
    <w:multiLevelType w:val="hybridMultilevel"/>
    <w:tmpl w:val="5CDC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5074F"/>
    <w:multiLevelType w:val="hybridMultilevel"/>
    <w:tmpl w:val="0860A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D2D"/>
    <w:multiLevelType w:val="hybridMultilevel"/>
    <w:tmpl w:val="9E84DF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9D2731"/>
    <w:multiLevelType w:val="hybridMultilevel"/>
    <w:tmpl w:val="8B1C5708"/>
    <w:lvl w:ilvl="0" w:tplc="30B022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A27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A0C7C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DCB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883C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A80C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9C9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6E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048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D2D3275"/>
    <w:multiLevelType w:val="hybridMultilevel"/>
    <w:tmpl w:val="DE645540"/>
    <w:lvl w:ilvl="0" w:tplc="EA6E4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C0B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C4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94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383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865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84A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FE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A85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0827D82"/>
    <w:multiLevelType w:val="multilevel"/>
    <w:tmpl w:val="F5F8B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76F60EA2"/>
    <w:multiLevelType w:val="hybridMultilevel"/>
    <w:tmpl w:val="2F505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255AD"/>
    <w:multiLevelType w:val="multilevel"/>
    <w:tmpl w:val="6E425374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decimal"/>
      <w:isLgl/>
      <w:lvlText w:val="%1.%2."/>
      <w:lvlJc w:val="left"/>
      <w:pPr>
        <w:ind w:left="1170" w:hanging="810"/>
      </w:pPr>
      <w:rPr>
        <w:rFonts w:hint="default"/>
        <w:b/>
      </w:rPr>
    </w:lvl>
    <w:lvl w:ilvl="2">
      <w:numFmt w:val="decimal"/>
      <w:isLgl/>
      <w:lvlText w:val="%1.%2.%3."/>
      <w:lvlJc w:val="left"/>
      <w:pPr>
        <w:ind w:left="1170" w:hanging="81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70" w:hanging="81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7" w15:restartNumberingAfterBreak="0">
    <w:nsid w:val="7BE31891"/>
    <w:multiLevelType w:val="hybridMultilevel"/>
    <w:tmpl w:val="2FF2A5A2"/>
    <w:lvl w:ilvl="0" w:tplc="DD468880">
      <w:start w:val="89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5821F7"/>
    <w:multiLevelType w:val="hybridMultilevel"/>
    <w:tmpl w:val="91CC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F686A"/>
    <w:multiLevelType w:val="hybridMultilevel"/>
    <w:tmpl w:val="FC0A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7"/>
  </w:num>
  <w:num w:numId="3">
    <w:abstractNumId w:val="10"/>
  </w:num>
  <w:num w:numId="4">
    <w:abstractNumId w:val="5"/>
  </w:num>
  <w:num w:numId="5">
    <w:abstractNumId w:val="0"/>
  </w:num>
  <w:num w:numId="6">
    <w:abstractNumId w:val="15"/>
  </w:num>
  <w:num w:numId="7">
    <w:abstractNumId w:val="39"/>
  </w:num>
  <w:num w:numId="8">
    <w:abstractNumId w:val="6"/>
  </w:num>
  <w:num w:numId="9">
    <w:abstractNumId w:val="29"/>
  </w:num>
  <w:num w:numId="10">
    <w:abstractNumId w:val="24"/>
  </w:num>
  <w:num w:numId="11">
    <w:abstractNumId w:val="20"/>
  </w:num>
  <w:num w:numId="12">
    <w:abstractNumId w:val="32"/>
  </w:num>
  <w:num w:numId="13">
    <w:abstractNumId w:val="33"/>
  </w:num>
  <w:num w:numId="14">
    <w:abstractNumId w:val="13"/>
  </w:num>
  <w:num w:numId="15">
    <w:abstractNumId w:val="21"/>
  </w:num>
  <w:num w:numId="16">
    <w:abstractNumId w:val="36"/>
  </w:num>
  <w:num w:numId="17">
    <w:abstractNumId w:val="26"/>
  </w:num>
  <w:num w:numId="18">
    <w:abstractNumId w:val="23"/>
  </w:num>
  <w:num w:numId="19">
    <w:abstractNumId w:val="2"/>
  </w:num>
  <w:num w:numId="20">
    <w:abstractNumId w:val="30"/>
  </w:num>
  <w:num w:numId="21">
    <w:abstractNumId w:val="38"/>
  </w:num>
  <w:num w:numId="22">
    <w:abstractNumId w:val="34"/>
  </w:num>
  <w:num w:numId="23">
    <w:abstractNumId w:val="9"/>
  </w:num>
  <w:num w:numId="24">
    <w:abstractNumId w:val="1"/>
  </w:num>
  <w:num w:numId="25">
    <w:abstractNumId w:val="18"/>
  </w:num>
  <w:num w:numId="26">
    <w:abstractNumId w:val="4"/>
  </w:num>
  <w:num w:numId="27">
    <w:abstractNumId w:val="3"/>
  </w:num>
  <w:num w:numId="28">
    <w:abstractNumId w:val="25"/>
  </w:num>
  <w:num w:numId="29">
    <w:abstractNumId w:val="12"/>
  </w:num>
  <w:num w:numId="30">
    <w:abstractNumId w:val="8"/>
  </w:num>
  <w:num w:numId="31">
    <w:abstractNumId w:val="22"/>
  </w:num>
  <w:num w:numId="32">
    <w:abstractNumId w:val="28"/>
  </w:num>
  <w:num w:numId="33">
    <w:abstractNumId w:val="14"/>
  </w:num>
  <w:num w:numId="34">
    <w:abstractNumId w:val="16"/>
  </w:num>
  <w:num w:numId="35">
    <w:abstractNumId w:val="7"/>
  </w:num>
  <w:num w:numId="36">
    <w:abstractNumId w:val="31"/>
  </w:num>
  <w:num w:numId="37">
    <w:abstractNumId w:val="27"/>
  </w:num>
  <w:num w:numId="38">
    <w:abstractNumId w:val="37"/>
  </w:num>
  <w:num w:numId="39">
    <w:abstractNumId w:val="19"/>
  </w:num>
  <w:num w:numId="4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arles Springer">
    <w15:presenceInfo w15:providerId="AD" w15:userId="S-1-5-21-1366901343-1712286707-620655208-15048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revisionView w:markup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0E5"/>
    <w:rsid w:val="000021AE"/>
    <w:rsid w:val="00002DA8"/>
    <w:rsid w:val="00003905"/>
    <w:rsid w:val="00004D32"/>
    <w:rsid w:val="00005315"/>
    <w:rsid w:val="00006EE3"/>
    <w:rsid w:val="00006EEF"/>
    <w:rsid w:val="0001079D"/>
    <w:rsid w:val="00010851"/>
    <w:rsid w:val="00010D6D"/>
    <w:rsid w:val="000111ED"/>
    <w:rsid w:val="00011545"/>
    <w:rsid w:val="000117EF"/>
    <w:rsid w:val="00011932"/>
    <w:rsid w:val="00011C88"/>
    <w:rsid w:val="00012317"/>
    <w:rsid w:val="00012515"/>
    <w:rsid w:val="000136BD"/>
    <w:rsid w:val="00014297"/>
    <w:rsid w:val="0001568F"/>
    <w:rsid w:val="0001590E"/>
    <w:rsid w:val="00016169"/>
    <w:rsid w:val="0001665F"/>
    <w:rsid w:val="00016BAC"/>
    <w:rsid w:val="00016E39"/>
    <w:rsid w:val="00020825"/>
    <w:rsid w:val="000215FC"/>
    <w:rsid w:val="000217B6"/>
    <w:rsid w:val="0002251A"/>
    <w:rsid w:val="000225E3"/>
    <w:rsid w:val="00022708"/>
    <w:rsid w:val="00022C78"/>
    <w:rsid w:val="00022E0A"/>
    <w:rsid w:val="00022E17"/>
    <w:rsid w:val="00023AA8"/>
    <w:rsid w:val="00023AEC"/>
    <w:rsid w:val="00023D1D"/>
    <w:rsid w:val="0002423B"/>
    <w:rsid w:val="000245DC"/>
    <w:rsid w:val="000246C3"/>
    <w:rsid w:val="00024720"/>
    <w:rsid w:val="00024837"/>
    <w:rsid w:val="00025F9D"/>
    <w:rsid w:val="00026DE9"/>
    <w:rsid w:val="000272A8"/>
    <w:rsid w:val="0002779E"/>
    <w:rsid w:val="00030450"/>
    <w:rsid w:val="00030E41"/>
    <w:rsid w:val="00031747"/>
    <w:rsid w:val="00031EFC"/>
    <w:rsid w:val="00032568"/>
    <w:rsid w:val="00032722"/>
    <w:rsid w:val="00032ADB"/>
    <w:rsid w:val="000334D1"/>
    <w:rsid w:val="00033946"/>
    <w:rsid w:val="000339CB"/>
    <w:rsid w:val="00033A0F"/>
    <w:rsid w:val="00034869"/>
    <w:rsid w:val="00034AFE"/>
    <w:rsid w:val="000352D5"/>
    <w:rsid w:val="00035944"/>
    <w:rsid w:val="00035B29"/>
    <w:rsid w:val="0003689D"/>
    <w:rsid w:val="00036C12"/>
    <w:rsid w:val="00037667"/>
    <w:rsid w:val="00037BEF"/>
    <w:rsid w:val="00037C12"/>
    <w:rsid w:val="000400F3"/>
    <w:rsid w:val="00041265"/>
    <w:rsid w:val="00042A2E"/>
    <w:rsid w:val="00043155"/>
    <w:rsid w:val="00043723"/>
    <w:rsid w:val="00043B7B"/>
    <w:rsid w:val="00044C53"/>
    <w:rsid w:val="00045289"/>
    <w:rsid w:val="00045A05"/>
    <w:rsid w:val="0004635A"/>
    <w:rsid w:val="00046602"/>
    <w:rsid w:val="0004688A"/>
    <w:rsid w:val="00046F85"/>
    <w:rsid w:val="000471B4"/>
    <w:rsid w:val="00050709"/>
    <w:rsid w:val="000508D9"/>
    <w:rsid w:val="000513B6"/>
    <w:rsid w:val="00051683"/>
    <w:rsid w:val="00051823"/>
    <w:rsid w:val="000519D6"/>
    <w:rsid w:val="00051C0C"/>
    <w:rsid w:val="000525DA"/>
    <w:rsid w:val="00053615"/>
    <w:rsid w:val="0005370C"/>
    <w:rsid w:val="0005391C"/>
    <w:rsid w:val="00053A7A"/>
    <w:rsid w:val="00054922"/>
    <w:rsid w:val="00055197"/>
    <w:rsid w:val="0005547F"/>
    <w:rsid w:val="0005575D"/>
    <w:rsid w:val="000561A0"/>
    <w:rsid w:val="00057404"/>
    <w:rsid w:val="000578D7"/>
    <w:rsid w:val="0006019E"/>
    <w:rsid w:val="0006195D"/>
    <w:rsid w:val="000619A7"/>
    <w:rsid w:val="00061DAF"/>
    <w:rsid w:val="00063B8E"/>
    <w:rsid w:val="00063BEF"/>
    <w:rsid w:val="00064E60"/>
    <w:rsid w:val="00065677"/>
    <w:rsid w:val="0006676A"/>
    <w:rsid w:val="00067BC8"/>
    <w:rsid w:val="000700EC"/>
    <w:rsid w:val="00070573"/>
    <w:rsid w:val="0007415B"/>
    <w:rsid w:val="00074319"/>
    <w:rsid w:val="0007597B"/>
    <w:rsid w:val="00076421"/>
    <w:rsid w:val="00077B30"/>
    <w:rsid w:val="000800BB"/>
    <w:rsid w:val="000802F2"/>
    <w:rsid w:val="000811B1"/>
    <w:rsid w:val="00082C05"/>
    <w:rsid w:val="00083881"/>
    <w:rsid w:val="00083D1F"/>
    <w:rsid w:val="00084F8D"/>
    <w:rsid w:val="000852F5"/>
    <w:rsid w:val="0008538F"/>
    <w:rsid w:val="00085B42"/>
    <w:rsid w:val="00087A2F"/>
    <w:rsid w:val="000903F0"/>
    <w:rsid w:val="00090D3F"/>
    <w:rsid w:val="000917E5"/>
    <w:rsid w:val="00092372"/>
    <w:rsid w:val="00092379"/>
    <w:rsid w:val="000925BF"/>
    <w:rsid w:val="00093BAB"/>
    <w:rsid w:val="0009419D"/>
    <w:rsid w:val="0009527A"/>
    <w:rsid w:val="00095682"/>
    <w:rsid w:val="000957B5"/>
    <w:rsid w:val="00095CF9"/>
    <w:rsid w:val="00097530"/>
    <w:rsid w:val="00097CA1"/>
    <w:rsid w:val="00097EF6"/>
    <w:rsid w:val="000A04B2"/>
    <w:rsid w:val="000A1288"/>
    <w:rsid w:val="000A1958"/>
    <w:rsid w:val="000A24A2"/>
    <w:rsid w:val="000A24BD"/>
    <w:rsid w:val="000A2A89"/>
    <w:rsid w:val="000A3585"/>
    <w:rsid w:val="000A3854"/>
    <w:rsid w:val="000A3D8E"/>
    <w:rsid w:val="000A537A"/>
    <w:rsid w:val="000A53C1"/>
    <w:rsid w:val="000A5DA6"/>
    <w:rsid w:val="000A72FC"/>
    <w:rsid w:val="000A7590"/>
    <w:rsid w:val="000A77EE"/>
    <w:rsid w:val="000A78FC"/>
    <w:rsid w:val="000A797D"/>
    <w:rsid w:val="000A7D06"/>
    <w:rsid w:val="000B05A9"/>
    <w:rsid w:val="000B0862"/>
    <w:rsid w:val="000B087B"/>
    <w:rsid w:val="000B0BFE"/>
    <w:rsid w:val="000B0D0A"/>
    <w:rsid w:val="000B11F6"/>
    <w:rsid w:val="000B1E90"/>
    <w:rsid w:val="000B2F36"/>
    <w:rsid w:val="000B490F"/>
    <w:rsid w:val="000B4B89"/>
    <w:rsid w:val="000B4C14"/>
    <w:rsid w:val="000B527A"/>
    <w:rsid w:val="000B5F8F"/>
    <w:rsid w:val="000B684E"/>
    <w:rsid w:val="000B72EB"/>
    <w:rsid w:val="000C02F1"/>
    <w:rsid w:val="000C0581"/>
    <w:rsid w:val="000C069B"/>
    <w:rsid w:val="000C07B9"/>
    <w:rsid w:val="000C0A72"/>
    <w:rsid w:val="000C1696"/>
    <w:rsid w:val="000C1EE2"/>
    <w:rsid w:val="000C232D"/>
    <w:rsid w:val="000C2618"/>
    <w:rsid w:val="000C2B70"/>
    <w:rsid w:val="000C4D59"/>
    <w:rsid w:val="000C528F"/>
    <w:rsid w:val="000C5573"/>
    <w:rsid w:val="000C55A5"/>
    <w:rsid w:val="000C660B"/>
    <w:rsid w:val="000C672F"/>
    <w:rsid w:val="000C6A1B"/>
    <w:rsid w:val="000C6BC1"/>
    <w:rsid w:val="000C725B"/>
    <w:rsid w:val="000C75BF"/>
    <w:rsid w:val="000C7715"/>
    <w:rsid w:val="000C7881"/>
    <w:rsid w:val="000D0A85"/>
    <w:rsid w:val="000D22D3"/>
    <w:rsid w:val="000D22E4"/>
    <w:rsid w:val="000D2CD1"/>
    <w:rsid w:val="000D2D6B"/>
    <w:rsid w:val="000D2E03"/>
    <w:rsid w:val="000D31C1"/>
    <w:rsid w:val="000D35D4"/>
    <w:rsid w:val="000D38ED"/>
    <w:rsid w:val="000D3DB8"/>
    <w:rsid w:val="000D3ED5"/>
    <w:rsid w:val="000D414C"/>
    <w:rsid w:val="000D458E"/>
    <w:rsid w:val="000D46D1"/>
    <w:rsid w:val="000D4986"/>
    <w:rsid w:val="000D4DA2"/>
    <w:rsid w:val="000D5497"/>
    <w:rsid w:val="000D552B"/>
    <w:rsid w:val="000D6AA8"/>
    <w:rsid w:val="000D6BF8"/>
    <w:rsid w:val="000D70B0"/>
    <w:rsid w:val="000D7A27"/>
    <w:rsid w:val="000E0248"/>
    <w:rsid w:val="000E040A"/>
    <w:rsid w:val="000E0F15"/>
    <w:rsid w:val="000E2A6E"/>
    <w:rsid w:val="000E36C6"/>
    <w:rsid w:val="000E3761"/>
    <w:rsid w:val="000E3B4C"/>
    <w:rsid w:val="000E3D96"/>
    <w:rsid w:val="000E45E7"/>
    <w:rsid w:val="000E466E"/>
    <w:rsid w:val="000E4CBB"/>
    <w:rsid w:val="000E5660"/>
    <w:rsid w:val="000E6885"/>
    <w:rsid w:val="000E6A3D"/>
    <w:rsid w:val="000E6D62"/>
    <w:rsid w:val="000E767A"/>
    <w:rsid w:val="000E7D3D"/>
    <w:rsid w:val="000F05BA"/>
    <w:rsid w:val="000F1596"/>
    <w:rsid w:val="000F175B"/>
    <w:rsid w:val="000F1C04"/>
    <w:rsid w:val="000F2290"/>
    <w:rsid w:val="000F25D9"/>
    <w:rsid w:val="000F25F1"/>
    <w:rsid w:val="000F3136"/>
    <w:rsid w:val="000F4342"/>
    <w:rsid w:val="000F4CA7"/>
    <w:rsid w:val="000F4DD5"/>
    <w:rsid w:val="000F4F62"/>
    <w:rsid w:val="000F5BBB"/>
    <w:rsid w:val="000F67E6"/>
    <w:rsid w:val="000F68CD"/>
    <w:rsid w:val="000F6FA3"/>
    <w:rsid w:val="000F7D67"/>
    <w:rsid w:val="001005CC"/>
    <w:rsid w:val="0010195B"/>
    <w:rsid w:val="001024A7"/>
    <w:rsid w:val="00102F58"/>
    <w:rsid w:val="001041BC"/>
    <w:rsid w:val="00104CBD"/>
    <w:rsid w:val="00105907"/>
    <w:rsid w:val="00105A62"/>
    <w:rsid w:val="00105A85"/>
    <w:rsid w:val="001065A6"/>
    <w:rsid w:val="00106A4E"/>
    <w:rsid w:val="00106AE5"/>
    <w:rsid w:val="00106AFD"/>
    <w:rsid w:val="00106C04"/>
    <w:rsid w:val="00107BA7"/>
    <w:rsid w:val="00110402"/>
    <w:rsid w:val="00110CFB"/>
    <w:rsid w:val="001118E9"/>
    <w:rsid w:val="00111BDE"/>
    <w:rsid w:val="00111F78"/>
    <w:rsid w:val="00111FA1"/>
    <w:rsid w:val="00113825"/>
    <w:rsid w:val="0011393F"/>
    <w:rsid w:val="00113CC1"/>
    <w:rsid w:val="001143BA"/>
    <w:rsid w:val="00115D75"/>
    <w:rsid w:val="00116201"/>
    <w:rsid w:val="00116237"/>
    <w:rsid w:val="00120285"/>
    <w:rsid w:val="0012145F"/>
    <w:rsid w:val="00121BB9"/>
    <w:rsid w:val="00122927"/>
    <w:rsid w:val="00122D8C"/>
    <w:rsid w:val="00123554"/>
    <w:rsid w:val="001235AA"/>
    <w:rsid w:val="001241E9"/>
    <w:rsid w:val="00124EE2"/>
    <w:rsid w:val="00125A4C"/>
    <w:rsid w:val="00125B71"/>
    <w:rsid w:val="0012700B"/>
    <w:rsid w:val="0012735A"/>
    <w:rsid w:val="001274A7"/>
    <w:rsid w:val="00130C46"/>
    <w:rsid w:val="001319CF"/>
    <w:rsid w:val="00131A74"/>
    <w:rsid w:val="00131C1D"/>
    <w:rsid w:val="001320C7"/>
    <w:rsid w:val="001328A6"/>
    <w:rsid w:val="0013339F"/>
    <w:rsid w:val="001338CB"/>
    <w:rsid w:val="001340B2"/>
    <w:rsid w:val="001352EF"/>
    <w:rsid w:val="00135516"/>
    <w:rsid w:val="0013645A"/>
    <w:rsid w:val="00136572"/>
    <w:rsid w:val="00136D8A"/>
    <w:rsid w:val="00137334"/>
    <w:rsid w:val="001379C6"/>
    <w:rsid w:val="00137C30"/>
    <w:rsid w:val="00137E8E"/>
    <w:rsid w:val="00140AB8"/>
    <w:rsid w:val="00140EC1"/>
    <w:rsid w:val="00141928"/>
    <w:rsid w:val="00141943"/>
    <w:rsid w:val="0014249D"/>
    <w:rsid w:val="00142BCD"/>
    <w:rsid w:val="00143D22"/>
    <w:rsid w:val="00144165"/>
    <w:rsid w:val="00144567"/>
    <w:rsid w:val="001447CE"/>
    <w:rsid w:val="00144909"/>
    <w:rsid w:val="00144A7F"/>
    <w:rsid w:val="001452CE"/>
    <w:rsid w:val="00146041"/>
    <w:rsid w:val="001465C9"/>
    <w:rsid w:val="00146D9F"/>
    <w:rsid w:val="0014798C"/>
    <w:rsid w:val="00150068"/>
    <w:rsid w:val="001501FA"/>
    <w:rsid w:val="001503E6"/>
    <w:rsid w:val="001505A2"/>
    <w:rsid w:val="001505FC"/>
    <w:rsid w:val="0015239D"/>
    <w:rsid w:val="0015254A"/>
    <w:rsid w:val="00152817"/>
    <w:rsid w:val="001528C1"/>
    <w:rsid w:val="00152999"/>
    <w:rsid w:val="001529F9"/>
    <w:rsid w:val="00152A50"/>
    <w:rsid w:val="00152F48"/>
    <w:rsid w:val="00153416"/>
    <w:rsid w:val="001540AC"/>
    <w:rsid w:val="00154431"/>
    <w:rsid w:val="001547C1"/>
    <w:rsid w:val="00154FF0"/>
    <w:rsid w:val="00155C7B"/>
    <w:rsid w:val="00155FFD"/>
    <w:rsid w:val="00160D6A"/>
    <w:rsid w:val="001624BB"/>
    <w:rsid w:val="00162793"/>
    <w:rsid w:val="00163284"/>
    <w:rsid w:val="0016349E"/>
    <w:rsid w:val="00163B90"/>
    <w:rsid w:val="00164CBB"/>
    <w:rsid w:val="001650B0"/>
    <w:rsid w:val="00166782"/>
    <w:rsid w:val="0016686C"/>
    <w:rsid w:val="001669FB"/>
    <w:rsid w:val="00167089"/>
    <w:rsid w:val="00167160"/>
    <w:rsid w:val="00167703"/>
    <w:rsid w:val="001701B7"/>
    <w:rsid w:val="001709B3"/>
    <w:rsid w:val="00170B6F"/>
    <w:rsid w:val="00170CF9"/>
    <w:rsid w:val="001715CD"/>
    <w:rsid w:val="0017186A"/>
    <w:rsid w:val="00171FBD"/>
    <w:rsid w:val="00172680"/>
    <w:rsid w:val="001728E1"/>
    <w:rsid w:val="00172930"/>
    <w:rsid w:val="00173308"/>
    <w:rsid w:val="001733E2"/>
    <w:rsid w:val="00173CB7"/>
    <w:rsid w:val="00173D13"/>
    <w:rsid w:val="00175453"/>
    <w:rsid w:val="001754E1"/>
    <w:rsid w:val="00175889"/>
    <w:rsid w:val="00176D92"/>
    <w:rsid w:val="0017716E"/>
    <w:rsid w:val="00177430"/>
    <w:rsid w:val="001801E0"/>
    <w:rsid w:val="00180DD5"/>
    <w:rsid w:val="001810D3"/>
    <w:rsid w:val="00181A2C"/>
    <w:rsid w:val="00181C0E"/>
    <w:rsid w:val="00182F4A"/>
    <w:rsid w:val="0018354A"/>
    <w:rsid w:val="001837AB"/>
    <w:rsid w:val="00183E7E"/>
    <w:rsid w:val="00184DCC"/>
    <w:rsid w:val="00185C7C"/>
    <w:rsid w:val="00186395"/>
    <w:rsid w:val="0018684F"/>
    <w:rsid w:val="00186E57"/>
    <w:rsid w:val="001874B2"/>
    <w:rsid w:val="00187FD2"/>
    <w:rsid w:val="00187FF3"/>
    <w:rsid w:val="00190F30"/>
    <w:rsid w:val="00192563"/>
    <w:rsid w:val="00192CD9"/>
    <w:rsid w:val="00193373"/>
    <w:rsid w:val="00193F59"/>
    <w:rsid w:val="001948EB"/>
    <w:rsid w:val="001951D3"/>
    <w:rsid w:val="00195915"/>
    <w:rsid w:val="00195FC6"/>
    <w:rsid w:val="0019614C"/>
    <w:rsid w:val="00196406"/>
    <w:rsid w:val="001965DB"/>
    <w:rsid w:val="00197C19"/>
    <w:rsid w:val="00197C9F"/>
    <w:rsid w:val="001A028E"/>
    <w:rsid w:val="001A0E26"/>
    <w:rsid w:val="001A1394"/>
    <w:rsid w:val="001A1A26"/>
    <w:rsid w:val="001A1D31"/>
    <w:rsid w:val="001A2021"/>
    <w:rsid w:val="001A21A3"/>
    <w:rsid w:val="001A2C9D"/>
    <w:rsid w:val="001A354F"/>
    <w:rsid w:val="001A3CE9"/>
    <w:rsid w:val="001A3DBE"/>
    <w:rsid w:val="001A41F4"/>
    <w:rsid w:val="001A528C"/>
    <w:rsid w:val="001A6BF4"/>
    <w:rsid w:val="001A7134"/>
    <w:rsid w:val="001A7A77"/>
    <w:rsid w:val="001B0282"/>
    <w:rsid w:val="001B05DA"/>
    <w:rsid w:val="001B0DED"/>
    <w:rsid w:val="001B0EBD"/>
    <w:rsid w:val="001B15E6"/>
    <w:rsid w:val="001B1ACA"/>
    <w:rsid w:val="001B20D2"/>
    <w:rsid w:val="001B273A"/>
    <w:rsid w:val="001B348E"/>
    <w:rsid w:val="001B3D53"/>
    <w:rsid w:val="001B43AE"/>
    <w:rsid w:val="001B456D"/>
    <w:rsid w:val="001B47F5"/>
    <w:rsid w:val="001B50E3"/>
    <w:rsid w:val="001B53CB"/>
    <w:rsid w:val="001B596B"/>
    <w:rsid w:val="001B6343"/>
    <w:rsid w:val="001C0E0E"/>
    <w:rsid w:val="001C11B9"/>
    <w:rsid w:val="001C136E"/>
    <w:rsid w:val="001C1DE3"/>
    <w:rsid w:val="001C2B94"/>
    <w:rsid w:val="001C2F7B"/>
    <w:rsid w:val="001C3A5C"/>
    <w:rsid w:val="001C5000"/>
    <w:rsid w:val="001C5498"/>
    <w:rsid w:val="001C577C"/>
    <w:rsid w:val="001C629D"/>
    <w:rsid w:val="001C7051"/>
    <w:rsid w:val="001D0F47"/>
    <w:rsid w:val="001D1655"/>
    <w:rsid w:val="001D1727"/>
    <w:rsid w:val="001D1A66"/>
    <w:rsid w:val="001D2164"/>
    <w:rsid w:val="001D3515"/>
    <w:rsid w:val="001D3C19"/>
    <w:rsid w:val="001D3FDA"/>
    <w:rsid w:val="001D41E6"/>
    <w:rsid w:val="001D488F"/>
    <w:rsid w:val="001D54DC"/>
    <w:rsid w:val="001D6745"/>
    <w:rsid w:val="001D72B9"/>
    <w:rsid w:val="001E0895"/>
    <w:rsid w:val="001E143B"/>
    <w:rsid w:val="001E182D"/>
    <w:rsid w:val="001E246B"/>
    <w:rsid w:val="001E27B9"/>
    <w:rsid w:val="001E2D61"/>
    <w:rsid w:val="001E326C"/>
    <w:rsid w:val="001E362F"/>
    <w:rsid w:val="001E3CD6"/>
    <w:rsid w:val="001E3E3B"/>
    <w:rsid w:val="001E41CC"/>
    <w:rsid w:val="001E46B0"/>
    <w:rsid w:val="001E496D"/>
    <w:rsid w:val="001E4BFF"/>
    <w:rsid w:val="001E4D9F"/>
    <w:rsid w:val="001E4DC2"/>
    <w:rsid w:val="001E5857"/>
    <w:rsid w:val="001E5A38"/>
    <w:rsid w:val="001E5B1F"/>
    <w:rsid w:val="001E74C0"/>
    <w:rsid w:val="001E7B45"/>
    <w:rsid w:val="001F001D"/>
    <w:rsid w:val="001F015A"/>
    <w:rsid w:val="001F0180"/>
    <w:rsid w:val="001F193E"/>
    <w:rsid w:val="001F220E"/>
    <w:rsid w:val="001F2339"/>
    <w:rsid w:val="001F2645"/>
    <w:rsid w:val="001F2B32"/>
    <w:rsid w:val="001F2C47"/>
    <w:rsid w:val="001F2D9D"/>
    <w:rsid w:val="001F3DA6"/>
    <w:rsid w:val="001F4C2C"/>
    <w:rsid w:val="001F4C6D"/>
    <w:rsid w:val="001F5402"/>
    <w:rsid w:val="001F5A37"/>
    <w:rsid w:val="001F605A"/>
    <w:rsid w:val="001F60BC"/>
    <w:rsid w:val="001F671F"/>
    <w:rsid w:val="001F6FF7"/>
    <w:rsid w:val="001F72DC"/>
    <w:rsid w:val="001F79B1"/>
    <w:rsid w:val="001F79BC"/>
    <w:rsid w:val="001F7EAC"/>
    <w:rsid w:val="001F7F12"/>
    <w:rsid w:val="001F7F23"/>
    <w:rsid w:val="00200CB6"/>
    <w:rsid w:val="00201160"/>
    <w:rsid w:val="00202343"/>
    <w:rsid w:val="0020261E"/>
    <w:rsid w:val="0020373B"/>
    <w:rsid w:val="00203DA0"/>
    <w:rsid w:val="002045B8"/>
    <w:rsid w:val="00205140"/>
    <w:rsid w:val="002051FD"/>
    <w:rsid w:val="00205599"/>
    <w:rsid w:val="00205934"/>
    <w:rsid w:val="00205A85"/>
    <w:rsid w:val="00205C21"/>
    <w:rsid w:val="00205C61"/>
    <w:rsid w:val="002060F3"/>
    <w:rsid w:val="00206822"/>
    <w:rsid w:val="002069D7"/>
    <w:rsid w:val="00206AE8"/>
    <w:rsid w:val="00206D38"/>
    <w:rsid w:val="0020729E"/>
    <w:rsid w:val="00207628"/>
    <w:rsid w:val="00207943"/>
    <w:rsid w:val="002103E7"/>
    <w:rsid w:val="0021048D"/>
    <w:rsid w:val="002113B4"/>
    <w:rsid w:val="00211565"/>
    <w:rsid w:val="00211C04"/>
    <w:rsid w:val="00211F8F"/>
    <w:rsid w:val="0021238C"/>
    <w:rsid w:val="00213376"/>
    <w:rsid w:val="002148B4"/>
    <w:rsid w:val="00214A47"/>
    <w:rsid w:val="002153DF"/>
    <w:rsid w:val="00216658"/>
    <w:rsid w:val="00216CD6"/>
    <w:rsid w:val="00216FE4"/>
    <w:rsid w:val="0021723D"/>
    <w:rsid w:val="0021784C"/>
    <w:rsid w:val="00217E97"/>
    <w:rsid w:val="00220887"/>
    <w:rsid w:val="00220C45"/>
    <w:rsid w:val="00221D19"/>
    <w:rsid w:val="00222059"/>
    <w:rsid w:val="0022234F"/>
    <w:rsid w:val="00222602"/>
    <w:rsid w:val="0022262A"/>
    <w:rsid w:val="002232CF"/>
    <w:rsid w:val="00223861"/>
    <w:rsid w:val="00224989"/>
    <w:rsid w:val="002252F4"/>
    <w:rsid w:val="002255B0"/>
    <w:rsid w:val="00225978"/>
    <w:rsid w:val="00226DB1"/>
    <w:rsid w:val="0022759E"/>
    <w:rsid w:val="002277B0"/>
    <w:rsid w:val="00227B69"/>
    <w:rsid w:val="00230608"/>
    <w:rsid w:val="002308CD"/>
    <w:rsid w:val="00231098"/>
    <w:rsid w:val="00232F50"/>
    <w:rsid w:val="002336C9"/>
    <w:rsid w:val="00233B96"/>
    <w:rsid w:val="00234045"/>
    <w:rsid w:val="002341C6"/>
    <w:rsid w:val="00234C58"/>
    <w:rsid w:val="00235213"/>
    <w:rsid w:val="002356A8"/>
    <w:rsid w:val="00235A39"/>
    <w:rsid w:val="00236054"/>
    <w:rsid w:val="00236445"/>
    <w:rsid w:val="002373B8"/>
    <w:rsid w:val="00237DFB"/>
    <w:rsid w:val="00240890"/>
    <w:rsid w:val="00241079"/>
    <w:rsid w:val="00241903"/>
    <w:rsid w:val="00241905"/>
    <w:rsid w:val="0024198C"/>
    <w:rsid w:val="00241BE8"/>
    <w:rsid w:val="00242252"/>
    <w:rsid w:val="00244C95"/>
    <w:rsid w:val="00244DB9"/>
    <w:rsid w:val="00245608"/>
    <w:rsid w:val="00245E3C"/>
    <w:rsid w:val="00246AAE"/>
    <w:rsid w:val="00246E1F"/>
    <w:rsid w:val="00247C28"/>
    <w:rsid w:val="002507CE"/>
    <w:rsid w:val="00250BA7"/>
    <w:rsid w:val="00251258"/>
    <w:rsid w:val="002515EF"/>
    <w:rsid w:val="00251B78"/>
    <w:rsid w:val="00251C0D"/>
    <w:rsid w:val="00252B00"/>
    <w:rsid w:val="00253BD8"/>
    <w:rsid w:val="00253E09"/>
    <w:rsid w:val="00254645"/>
    <w:rsid w:val="002546A4"/>
    <w:rsid w:val="0025497C"/>
    <w:rsid w:val="002549AF"/>
    <w:rsid w:val="00254F74"/>
    <w:rsid w:val="00256412"/>
    <w:rsid w:val="002572F6"/>
    <w:rsid w:val="002573CE"/>
    <w:rsid w:val="00257C3C"/>
    <w:rsid w:val="002603ED"/>
    <w:rsid w:val="002605FA"/>
    <w:rsid w:val="00260ECC"/>
    <w:rsid w:val="00260FCC"/>
    <w:rsid w:val="0026119C"/>
    <w:rsid w:val="002617BA"/>
    <w:rsid w:val="002618A2"/>
    <w:rsid w:val="00261CA9"/>
    <w:rsid w:val="00261F73"/>
    <w:rsid w:val="00262133"/>
    <w:rsid w:val="002621A2"/>
    <w:rsid w:val="00262C0B"/>
    <w:rsid w:val="00262DAE"/>
    <w:rsid w:val="00262F7F"/>
    <w:rsid w:val="00263476"/>
    <w:rsid w:val="002635D7"/>
    <w:rsid w:val="00263684"/>
    <w:rsid w:val="00263BDC"/>
    <w:rsid w:val="0026468C"/>
    <w:rsid w:val="0026478A"/>
    <w:rsid w:val="0026503B"/>
    <w:rsid w:val="00265AF0"/>
    <w:rsid w:val="00266558"/>
    <w:rsid w:val="00266B6F"/>
    <w:rsid w:val="00266C43"/>
    <w:rsid w:val="00267A55"/>
    <w:rsid w:val="00267BCE"/>
    <w:rsid w:val="00267D69"/>
    <w:rsid w:val="00271666"/>
    <w:rsid w:val="00272B8B"/>
    <w:rsid w:val="002737A0"/>
    <w:rsid w:val="00273F4B"/>
    <w:rsid w:val="00273FE6"/>
    <w:rsid w:val="00274209"/>
    <w:rsid w:val="002750A4"/>
    <w:rsid w:val="00275775"/>
    <w:rsid w:val="00275E9E"/>
    <w:rsid w:val="00283A0D"/>
    <w:rsid w:val="00284542"/>
    <w:rsid w:val="00285035"/>
    <w:rsid w:val="002856C8"/>
    <w:rsid w:val="00285ADC"/>
    <w:rsid w:val="00286F32"/>
    <w:rsid w:val="00287284"/>
    <w:rsid w:val="00290582"/>
    <w:rsid w:val="00291B1A"/>
    <w:rsid w:val="00291B99"/>
    <w:rsid w:val="002922D1"/>
    <w:rsid w:val="002923F2"/>
    <w:rsid w:val="00292C12"/>
    <w:rsid w:val="00292E01"/>
    <w:rsid w:val="00292F7C"/>
    <w:rsid w:val="00293D06"/>
    <w:rsid w:val="00293E10"/>
    <w:rsid w:val="00294277"/>
    <w:rsid w:val="0029488C"/>
    <w:rsid w:val="002952E7"/>
    <w:rsid w:val="00295355"/>
    <w:rsid w:val="002958E3"/>
    <w:rsid w:val="00295C2F"/>
    <w:rsid w:val="00295C5D"/>
    <w:rsid w:val="00297F9B"/>
    <w:rsid w:val="002A0D52"/>
    <w:rsid w:val="002A225E"/>
    <w:rsid w:val="002A2326"/>
    <w:rsid w:val="002A2441"/>
    <w:rsid w:val="002A280E"/>
    <w:rsid w:val="002A2D76"/>
    <w:rsid w:val="002A349D"/>
    <w:rsid w:val="002A409B"/>
    <w:rsid w:val="002A55FC"/>
    <w:rsid w:val="002A581B"/>
    <w:rsid w:val="002A5848"/>
    <w:rsid w:val="002A66DD"/>
    <w:rsid w:val="002A6DBD"/>
    <w:rsid w:val="002A74A6"/>
    <w:rsid w:val="002B1660"/>
    <w:rsid w:val="002B17E2"/>
    <w:rsid w:val="002B1A83"/>
    <w:rsid w:val="002B1F7F"/>
    <w:rsid w:val="002B26FE"/>
    <w:rsid w:val="002B37F9"/>
    <w:rsid w:val="002B3DB8"/>
    <w:rsid w:val="002B4CF7"/>
    <w:rsid w:val="002B540D"/>
    <w:rsid w:val="002B5587"/>
    <w:rsid w:val="002B5BCD"/>
    <w:rsid w:val="002B74DA"/>
    <w:rsid w:val="002B7C2B"/>
    <w:rsid w:val="002B7D69"/>
    <w:rsid w:val="002C0035"/>
    <w:rsid w:val="002C05F7"/>
    <w:rsid w:val="002C0936"/>
    <w:rsid w:val="002C0DB5"/>
    <w:rsid w:val="002C11BC"/>
    <w:rsid w:val="002C1CBD"/>
    <w:rsid w:val="002C1DF4"/>
    <w:rsid w:val="002C1FC5"/>
    <w:rsid w:val="002C2A4D"/>
    <w:rsid w:val="002C3367"/>
    <w:rsid w:val="002C3D1F"/>
    <w:rsid w:val="002C46B8"/>
    <w:rsid w:val="002C6096"/>
    <w:rsid w:val="002C6844"/>
    <w:rsid w:val="002C6AE4"/>
    <w:rsid w:val="002D05EF"/>
    <w:rsid w:val="002D0619"/>
    <w:rsid w:val="002D0A88"/>
    <w:rsid w:val="002D0C0A"/>
    <w:rsid w:val="002D0C63"/>
    <w:rsid w:val="002D1838"/>
    <w:rsid w:val="002D32F2"/>
    <w:rsid w:val="002D33F7"/>
    <w:rsid w:val="002D3C88"/>
    <w:rsid w:val="002D53B7"/>
    <w:rsid w:val="002D5687"/>
    <w:rsid w:val="002D5A63"/>
    <w:rsid w:val="002D61A2"/>
    <w:rsid w:val="002D623C"/>
    <w:rsid w:val="002D62F2"/>
    <w:rsid w:val="002D6908"/>
    <w:rsid w:val="002D6E29"/>
    <w:rsid w:val="002D728B"/>
    <w:rsid w:val="002D79EC"/>
    <w:rsid w:val="002D7B6D"/>
    <w:rsid w:val="002E00A0"/>
    <w:rsid w:val="002E089F"/>
    <w:rsid w:val="002E185F"/>
    <w:rsid w:val="002E1860"/>
    <w:rsid w:val="002E32DF"/>
    <w:rsid w:val="002E34A7"/>
    <w:rsid w:val="002E4F08"/>
    <w:rsid w:val="002E5072"/>
    <w:rsid w:val="002E5302"/>
    <w:rsid w:val="002E5581"/>
    <w:rsid w:val="002E5D61"/>
    <w:rsid w:val="002E6342"/>
    <w:rsid w:val="002E66CC"/>
    <w:rsid w:val="002E73EB"/>
    <w:rsid w:val="002E75D0"/>
    <w:rsid w:val="002E7717"/>
    <w:rsid w:val="002E79F0"/>
    <w:rsid w:val="002F060F"/>
    <w:rsid w:val="002F080F"/>
    <w:rsid w:val="002F09B7"/>
    <w:rsid w:val="002F1449"/>
    <w:rsid w:val="002F29A8"/>
    <w:rsid w:val="002F2F0F"/>
    <w:rsid w:val="002F37B8"/>
    <w:rsid w:val="002F3950"/>
    <w:rsid w:val="002F3F1E"/>
    <w:rsid w:val="002F47B8"/>
    <w:rsid w:val="002F48EA"/>
    <w:rsid w:val="002F4966"/>
    <w:rsid w:val="002F4A39"/>
    <w:rsid w:val="002F560E"/>
    <w:rsid w:val="002F56AB"/>
    <w:rsid w:val="002F5874"/>
    <w:rsid w:val="002F5EB9"/>
    <w:rsid w:val="002F5F57"/>
    <w:rsid w:val="002F612B"/>
    <w:rsid w:val="002F6D73"/>
    <w:rsid w:val="002F7472"/>
    <w:rsid w:val="002F77F7"/>
    <w:rsid w:val="002F7AC0"/>
    <w:rsid w:val="00300316"/>
    <w:rsid w:val="0030056D"/>
    <w:rsid w:val="003008EA"/>
    <w:rsid w:val="00301E07"/>
    <w:rsid w:val="00302015"/>
    <w:rsid w:val="003022DF"/>
    <w:rsid w:val="00303ED6"/>
    <w:rsid w:val="00304E17"/>
    <w:rsid w:val="003064C9"/>
    <w:rsid w:val="00307088"/>
    <w:rsid w:val="00307842"/>
    <w:rsid w:val="00307B56"/>
    <w:rsid w:val="00307EB9"/>
    <w:rsid w:val="0031020E"/>
    <w:rsid w:val="00310917"/>
    <w:rsid w:val="003113E4"/>
    <w:rsid w:val="0031142E"/>
    <w:rsid w:val="0031170D"/>
    <w:rsid w:val="00311E86"/>
    <w:rsid w:val="003125C9"/>
    <w:rsid w:val="00312DA4"/>
    <w:rsid w:val="003140D4"/>
    <w:rsid w:val="003152D2"/>
    <w:rsid w:val="003157E5"/>
    <w:rsid w:val="003165D6"/>
    <w:rsid w:val="003168AC"/>
    <w:rsid w:val="00316B18"/>
    <w:rsid w:val="00317AE9"/>
    <w:rsid w:val="00317C43"/>
    <w:rsid w:val="003203DF"/>
    <w:rsid w:val="0032076C"/>
    <w:rsid w:val="00320CC8"/>
    <w:rsid w:val="00321A91"/>
    <w:rsid w:val="00321D7E"/>
    <w:rsid w:val="00322297"/>
    <w:rsid w:val="00323266"/>
    <w:rsid w:val="0032339B"/>
    <w:rsid w:val="00323596"/>
    <w:rsid w:val="00324383"/>
    <w:rsid w:val="003258C5"/>
    <w:rsid w:val="00326330"/>
    <w:rsid w:val="00326350"/>
    <w:rsid w:val="00326CB4"/>
    <w:rsid w:val="00326E5D"/>
    <w:rsid w:val="0032741C"/>
    <w:rsid w:val="00330107"/>
    <w:rsid w:val="00332208"/>
    <w:rsid w:val="00332544"/>
    <w:rsid w:val="00332570"/>
    <w:rsid w:val="00333570"/>
    <w:rsid w:val="00333F00"/>
    <w:rsid w:val="00333F9D"/>
    <w:rsid w:val="0033401C"/>
    <w:rsid w:val="003341CC"/>
    <w:rsid w:val="0033447C"/>
    <w:rsid w:val="00334D39"/>
    <w:rsid w:val="00335485"/>
    <w:rsid w:val="00336AB3"/>
    <w:rsid w:val="00336B12"/>
    <w:rsid w:val="00336EA7"/>
    <w:rsid w:val="0033703B"/>
    <w:rsid w:val="00337322"/>
    <w:rsid w:val="00337771"/>
    <w:rsid w:val="00337DE5"/>
    <w:rsid w:val="00337E0C"/>
    <w:rsid w:val="00340307"/>
    <w:rsid w:val="00340BB7"/>
    <w:rsid w:val="0034102C"/>
    <w:rsid w:val="003418DE"/>
    <w:rsid w:val="0034193C"/>
    <w:rsid w:val="00341FDD"/>
    <w:rsid w:val="003423E2"/>
    <w:rsid w:val="00342958"/>
    <w:rsid w:val="00342AAC"/>
    <w:rsid w:val="003436D5"/>
    <w:rsid w:val="00343766"/>
    <w:rsid w:val="0034398C"/>
    <w:rsid w:val="00343E36"/>
    <w:rsid w:val="003442BB"/>
    <w:rsid w:val="00344747"/>
    <w:rsid w:val="0034564C"/>
    <w:rsid w:val="003456A1"/>
    <w:rsid w:val="003461D6"/>
    <w:rsid w:val="0034637C"/>
    <w:rsid w:val="00346564"/>
    <w:rsid w:val="003471BE"/>
    <w:rsid w:val="00347BD9"/>
    <w:rsid w:val="00347D19"/>
    <w:rsid w:val="00350409"/>
    <w:rsid w:val="00350FF4"/>
    <w:rsid w:val="0035101B"/>
    <w:rsid w:val="00351379"/>
    <w:rsid w:val="00351F81"/>
    <w:rsid w:val="0035296C"/>
    <w:rsid w:val="00352D66"/>
    <w:rsid w:val="003530D3"/>
    <w:rsid w:val="00353CC1"/>
    <w:rsid w:val="00354730"/>
    <w:rsid w:val="0035476D"/>
    <w:rsid w:val="0035543D"/>
    <w:rsid w:val="00355C5B"/>
    <w:rsid w:val="00355F71"/>
    <w:rsid w:val="00356D86"/>
    <w:rsid w:val="00357559"/>
    <w:rsid w:val="00360031"/>
    <w:rsid w:val="003605BD"/>
    <w:rsid w:val="003606E3"/>
    <w:rsid w:val="003608C1"/>
    <w:rsid w:val="003609B8"/>
    <w:rsid w:val="003611A0"/>
    <w:rsid w:val="00361A50"/>
    <w:rsid w:val="00361C6D"/>
    <w:rsid w:val="00361E9C"/>
    <w:rsid w:val="00362383"/>
    <w:rsid w:val="00362F92"/>
    <w:rsid w:val="00363F2D"/>
    <w:rsid w:val="003642C3"/>
    <w:rsid w:val="00365259"/>
    <w:rsid w:val="00365625"/>
    <w:rsid w:val="00366143"/>
    <w:rsid w:val="00366460"/>
    <w:rsid w:val="00366833"/>
    <w:rsid w:val="00366A4E"/>
    <w:rsid w:val="00366EE7"/>
    <w:rsid w:val="00366F7C"/>
    <w:rsid w:val="003720E2"/>
    <w:rsid w:val="003726B3"/>
    <w:rsid w:val="003727C6"/>
    <w:rsid w:val="00372CB0"/>
    <w:rsid w:val="00372EE6"/>
    <w:rsid w:val="00374B32"/>
    <w:rsid w:val="00374B53"/>
    <w:rsid w:val="00374DC8"/>
    <w:rsid w:val="003754B4"/>
    <w:rsid w:val="00375816"/>
    <w:rsid w:val="0037587C"/>
    <w:rsid w:val="00375EC9"/>
    <w:rsid w:val="003767F8"/>
    <w:rsid w:val="003800D7"/>
    <w:rsid w:val="00380EDE"/>
    <w:rsid w:val="00381A0C"/>
    <w:rsid w:val="00381C85"/>
    <w:rsid w:val="00382F5B"/>
    <w:rsid w:val="0038348E"/>
    <w:rsid w:val="00383CD1"/>
    <w:rsid w:val="00383FCC"/>
    <w:rsid w:val="00384734"/>
    <w:rsid w:val="00385560"/>
    <w:rsid w:val="00385F8A"/>
    <w:rsid w:val="00386AC0"/>
    <w:rsid w:val="003875FB"/>
    <w:rsid w:val="00387A38"/>
    <w:rsid w:val="00387DC9"/>
    <w:rsid w:val="0039057F"/>
    <w:rsid w:val="00391787"/>
    <w:rsid w:val="003918A6"/>
    <w:rsid w:val="00391A7E"/>
    <w:rsid w:val="00392006"/>
    <w:rsid w:val="0039275A"/>
    <w:rsid w:val="0039310A"/>
    <w:rsid w:val="00393235"/>
    <w:rsid w:val="00393336"/>
    <w:rsid w:val="00393A03"/>
    <w:rsid w:val="0039463B"/>
    <w:rsid w:val="003949B3"/>
    <w:rsid w:val="00394DE9"/>
    <w:rsid w:val="0039508B"/>
    <w:rsid w:val="003957F1"/>
    <w:rsid w:val="00395CE0"/>
    <w:rsid w:val="00396172"/>
    <w:rsid w:val="00396DEC"/>
    <w:rsid w:val="00397001"/>
    <w:rsid w:val="003A0475"/>
    <w:rsid w:val="003A0855"/>
    <w:rsid w:val="003A1ECD"/>
    <w:rsid w:val="003A1F18"/>
    <w:rsid w:val="003A1F90"/>
    <w:rsid w:val="003A3519"/>
    <w:rsid w:val="003A3966"/>
    <w:rsid w:val="003A396E"/>
    <w:rsid w:val="003A3B10"/>
    <w:rsid w:val="003A3E9D"/>
    <w:rsid w:val="003A4743"/>
    <w:rsid w:val="003A58E2"/>
    <w:rsid w:val="003A5931"/>
    <w:rsid w:val="003A5989"/>
    <w:rsid w:val="003A59D2"/>
    <w:rsid w:val="003A75D7"/>
    <w:rsid w:val="003B01B4"/>
    <w:rsid w:val="003B07B0"/>
    <w:rsid w:val="003B09A5"/>
    <w:rsid w:val="003B1A13"/>
    <w:rsid w:val="003B1EE1"/>
    <w:rsid w:val="003B2DA6"/>
    <w:rsid w:val="003B2F48"/>
    <w:rsid w:val="003B31AA"/>
    <w:rsid w:val="003B395D"/>
    <w:rsid w:val="003B3B3D"/>
    <w:rsid w:val="003B415F"/>
    <w:rsid w:val="003B5066"/>
    <w:rsid w:val="003B585E"/>
    <w:rsid w:val="003B5B44"/>
    <w:rsid w:val="003B6D14"/>
    <w:rsid w:val="003B6EA0"/>
    <w:rsid w:val="003C0497"/>
    <w:rsid w:val="003C10E8"/>
    <w:rsid w:val="003C1E82"/>
    <w:rsid w:val="003C22E3"/>
    <w:rsid w:val="003C2534"/>
    <w:rsid w:val="003C38C6"/>
    <w:rsid w:val="003C3E5F"/>
    <w:rsid w:val="003C4605"/>
    <w:rsid w:val="003C5F70"/>
    <w:rsid w:val="003C6B85"/>
    <w:rsid w:val="003C6EF4"/>
    <w:rsid w:val="003C773C"/>
    <w:rsid w:val="003C7D4B"/>
    <w:rsid w:val="003C7E14"/>
    <w:rsid w:val="003D06EC"/>
    <w:rsid w:val="003D08BA"/>
    <w:rsid w:val="003D0942"/>
    <w:rsid w:val="003D0AAA"/>
    <w:rsid w:val="003D15B9"/>
    <w:rsid w:val="003D192C"/>
    <w:rsid w:val="003D1B66"/>
    <w:rsid w:val="003D25F8"/>
    <w:rsid w:val="003D2AF1"/>
    <w:rsid w:val="003D4756"/>
    <w:rsid w:val="003D5CE2"/>
    <w:rsid w:val="003D6401"/>
    <w:rsid w:val="003D7A52"/>
    <w:rsid w:val="003D7E93"/>
    <w:rsid w:val="003E02C2"/>
    <w:rsid w:val="003E0CCB"/>
    <w:rsid w:val="003E15DA"/>
    <w:rsid w:val="003E1B7C"/>
    <w:rsid w:val="003E36EE"/>
    <w:rsid w:val="003E374D"/>
    <w:rsid w:val="003E383C"/>
    <w:rsid w:val="003E3DE8"/>
    <w:rsid w:val="003E3ED3"/>
    <w:rsid w:val="003E494A"/>
    <w:rsid w:val="003E5384"/>
    <w:rsid w:val="003E542A"/>
    <w:rsid w:val="003E6078"/>
    <w:rsid w:val="003E61C7"/>
    <w:rsid w:val="003E67B0"/>
    <w:rsid w:val="003E7295"/>
    <w:rsid w:val="003F0AE0"/>
    <w:rsid w:val="003F0E25"/>
    <w:rsid w:val="003F102F"/>
    <w:rsid w:val="003F153A"/>
    <w:rsid w:val="003F17C8"/>
    <w:rsid w:val="003F21A1"/>
    <w:rsid w:val="003F2542"/>
    <w:rsid w:val="003F3318"/>
    <w:rsid w:val="003F3E92"/>
    <w:rsid w:val="003F40E2"/>
    <w:rsid w:val="003F4A05"/>
    <w:rsid w:val="003F4A1B"/>
    <w:rsid w:val="003F4B10"/>
    <w:rsid w:val="003F5CB2"/>
    <w:rsid w:val="003F73DB"/>
    <w:rsid w:val="003F7867"/>
    <w:rsid w:val="003F7894"/>
    <w:rsid w:val="004005C4"/>
    <w:rsid w:val="00400E72"/>
    <w:rsid w:val="00401247"/>
    <w:rsid w:val="0040208B"/>
    <w:rsid w:val="004020A0"/>
    <w:rsid w:val="00402D25"/>
    <w:rsid w:val="00402F65"/>
    <w:rsid w:val="004030A4"/>
    <w:rsid w:val="00403846"/>
    <w:rsid w:val="00403B03"/>
    <w:rsid w:val="00403F2C"/>
    <w:rsid w:val="00404276"/>
    <w:rsid w:val="0040463A"/>
    <w:rsid w:val="00405026"/>
    <w:rsid w:val="00406A9F"/>
    <w:rsid w:val="00410D27"/>
    <w:rsid w:val="00411064"/>
    <w:rsid w:val="00411C85"/>
    <w:rsid w:val="00411F03"/>
    <w:rsid w:val="004127E9"/>
    <w:rsid w:val="004128B1"/>
    <w:rsid w:val="00412FE8"/>
    <w:rsid w:val="004136E4"/>
    <w:rsid w:val="00413855"/>
    <w:rsid w:val="00413A2F"/>
    <w:rsid w:val="004170A3"/>
    <w:rsid w:val="00417529"/>
    <w:rsid w:val="004202A2"/>
    <w:rsid w:val="004202FC"/>
    <w:rsid w:val="0042120F"/>
    <w:rsid w:val="0042175C"/>
    <w:rsid w:val="00421813"/>
    <w:rsid w:val="0042205F"/>
    <w:rsid w:val="004220F2"/>
    <w:rsid w:val="00422EBF"/>
    <w:rsid w:val="0042375F"/>
    <w:rsid w:val="004248CB"/>
    <w:rsid w:val="00424918"/>
    <w:rsid w:val="00426844"/>
    <w:rsid w:val="00427512"/>
    <w:rsid w:val="004276F7"/>
    <w:rsid w:val="00430A8C"/>
    <w:rsid w:val="0043360B"/>
    <w:rsid w:val="00433AE5"/>
    <w:rsid w:val="00434616"/>
    <w:rsid w:val="00435425"/>
    <w:rsid w:val="00435D98"/>
    <w:rsid w:val="00436327"/>
    <w:rsid w:val="004365A6"/>
    <w:rsid w:val="00436B10"/>
    <w:rsid w:val="00436BCB"/>
    <w:rsid w:val="00436C64"/>
    <w:rsid w:val="00437C7E"/>
    <w:rsid w:val="00440066"/>
    <w:rsid w:val="004405E3"/>
    <w:rsid w:val="0044066E"/>
    <w:rsid w:val="00440D2C"/>
    <w:rsid w:val="00440E4C"/>
    <w:rsid w:val="0044145C"/>
    <w:rsid w:val="004414F2"/>
    <w:rsid w:val="004416BA"/>
    <w:rsid w:val="00441DAA"/>
    <w:rsid w:val="00442031"/>
    <w:rsid w:val="0044342A"/>
    <w:rsid w:val="0044413E"/>
    <w:rsid w:val="004444D0"/>
    <w:rsid w:val="00445866"/>
    <w:rsid w:val="004461D6"/>
    <w:rsid w:val="00446996"/>
    <w:rsid w:val="004475EC"/>
    <w:rsid w:val="00447673"/>
    <w:rsid w:val="0045068B"/>
    <w:rsid w:val="004507ED"/>
    <w:rsid w:val="00452C40"/>
    <w:rsid w:val="00453224"/>
    <w:rsid w:val="00453CBC"/>
    <w:rsid w:val="0045520A"/>
    <w:rsid w:val="00455592"/>
    <w:rsid w:val="004557A7"/>
    <w:rsid w:val="00455935"/>
    <w:rsid w:val="00455B19"/>
    <w:rsid w:val="00455D1F"/>
    <w:rsid w:val="00456854"/>
    <w:rsid w:val="00456974"/>
    <w:rsid w:val="00457AB8"/>
    <w:rsid w:val="00460166"/>
    <w:rsid w:val="00460730"/>
    <w:rsid w:val="004607E8"/>
    <w:rsid w:val="0046103B"/>
    <w:rsid w:val="004614AF"/>
    <w:rsid w:val="00463311"/>
    <w:rsid w:val="00463D0D"/>
    <w:rsid w:val="00464531"/>
    <w:rsid w:val="00464960"/>
    <w:rsid w:val="00464BC2"/>
    <w:rsid w:val="00464CE4"/>
    <w:rsid w:val="00465949"/>
    <w:rsid w:val="004660A3"/>
    <w:rsid w:val="004661EE"/>
    <w:rsid w:val="00466473"/>
    <w:rsid w:val="00467F76"/>
    <w:rsid w:val="00470768"/>
    <w:rsid w:val="004707CF"/>
    <w:rsid w:val="0047082E"/>
    <w:rsid w:val="004708C8"/>
    <w:rsid w:val="00470BB3"/>
    <w:rsid w:val="00470EC2"/>
    <w:rsid w:val="004717C2"/>
    <w:rsid w:val="00471FB2"/>
    <w:rsid w:val="00472955"/>
    <w:rsid w:val="00472BEB"/>
    <w:rsid w:val="00472D00"/>
    <w:rsid w:val="00473373"/>
    <w:rsid w:val="00473AB9"/>
    <w:rsid w:val="00473E3C"/>
    <w:rsid w:val="00473E8A"/>
    <w:rsid w:val="00474C0F"/>
    <w:rsid w:val="004751FD"/>
    <w:rsid w:val="0047592F"/>
    <w:rsid w:val="00475E95"/>
    <w:rsid w:val="00477BEA"/>
    <w:rsid w:val="004801AA"/>
    <w:rsid w:val="00480657"/>
    <w:rsid w:val="00480906"/>
    <w:rsid w:val="00480BEA"/>
    <w:rsid w:val="00481D42"/>
    <w:rsid w:val="0048253A"/>
    <w:rsid w:val="0048291F"/>
    <w:rsid w:val="00482BF0"/>
    <w:rsid w:val="004836B8"/>
    <w:rsid w:val="0048419D"/>
    <w:rsid w:val="00484319"/>
    <w:rsid w:val="00484566"/>
    <w:rsid w:val="00484AB3"/>
    <w:rsid w:val="00485040"/>
    <w:rsid w:val="004858CC"/>
    <w:rsid w:val="00485C27"/>
    <w:rsid w:val="004861B6"/>
    <w:rsid w:val="00486BD4"/>
    <w:rsid w:val="00487F3B"/>
    <w:rsid w:val="004908F3"/>
    <w:rsid w:val="00490A5B"/>
    <w:rsid w:val="00490DE5"/>
    <w:rsid w:val="004910AB"/>
    <w:rsid w:val="00491D66"/>
    <w:rsid w:val="00492A9C"/>
    <w:rsid w:val="00493B96"/>
    <w:rsid w:val="00493C33"/>
    <w:rsid w:val="00494226"/>
    <w:rsid w:val="00495014"/>
    <w:rsid w:val="0049775E"/>
    <w:rsid w:val="004977C3"/>
    <w:rsid w:val="00497E68"/>
    <w:rsid w:val="004A05F1"/>
    <w:rsid w:val="004A078B"/>
    <w:rsid w:val="004A0966"/>
    <w:rsid w:val="004A1227"/>
    <w:rsid w:val="004A1B71"/>
    <w:rsid w:val="004A1E8F"/>
    <w:rsid w:val="004A1FDC"/>
    <w:rsid w:val="004A2030"/>
    <w:rsid w:val="004A2B26"/>
    <w:rsid w:val="004A346A"/>
    <w:rsid w:val="004A3771"/>
    <w:rsid w:val="004A3810"/>
    <w:rsid w:val="004A3CE6"/>
    <w:rsid w:val="004A45A5"/>
    <w:rsid w:val="004A4865"/>
    <w:rsid w:val="004A5118"/>
    <w:rsid w:val="004A62D4"/>
    <w:rsid w:val="004A7476"/>
    <w:rsid w:val="004A7B0F"/>
    <w:rsid w:val="004B05A1"/>
    <w:rsid w:val="004B16A6"/>
    <w:rsid w:val="004B2288"/>
    <w:rsid w:val="004B24DA"/>
    <w:rsid w:val="004B26C1"/>
    <w:rsid w:val="004B29FD"/>
    <w:rsid w:val="004B32BD"/>
    <w:rsid w:val="004B3630"/>
    <w:rsid w:val="004B3CDC"/>
    <w:rsid w:val="004B3CE4"/>
    <w:rsid w:val="004B47B4"/>
    <w:rsid w:val="004B571E"/>
    <w:rsid w:val="004B5AD9"/>
    <w:rsid w:val="004B65E9"/>
    <w:rsid w:val="004B7072"/>
    <w:rsid w:val="004B708D"/>
    <w:rsid w:val="004C089A"/>
    <w:rsid w:val="004C106F"/>
    <w:rsid w:val="004C17AD"/>
    <w:rsid w:val="004C3001"/>
    <w:rsid w:val="004C302E"/>
    <w:rsid w:val="004C32D0"/>
    <w:rsid w:val="004C3E42"/>
    <w:rsid w:val="004C4EC9"/>
    <w:rsid w:val="004C5DCE"/>
    <w:rsid w:val="004C60B1"/>
    <w:rsid w:val="004C682E"/>
    <w:rsid w:val="004C723D"/>
    <w:rsid w:val="004C7415"/>
    <w:rsid w:val="004C7ACA"/>
    <w:rsid w:val="004D0697"/>
    <w:rsid w:val="004D112B"/>
    <w:rsid w:val="004D13A2"/>
    <w:rsid w:val="004D1E20"/>
    <w:rsid w:val="004D2113"/>
    <w:rsid w:val="004D2837"/>
    <w:rsid w:val="004D298E"/>
    <w:rsid w:val="004D3396"/>
    <w:rsid w:val="004D364A"/>
    <w:rsid w:val="004D3688"/>
    <w:rsid w:val="004D4490"/>
    <w:rsid w:val="004D49C9"/>
    <w:rsid w:val="004D4D23"/>
    <w:rsid w:val="004D4D36"/>
    <w:rsid w:val="004D587E"/>
    <w:rsid w:val="004D64B6"/>
    <w:rsid w:val="004D795F"/>
    <w:rsid w:val="004E10C2"/>
    <w:rsid w:val="004E1146"/>
    <w:rsid w:val="004E1546"/>
    <w:rsid w:val="004E166A"/>
    <w:rsid w:val="004E239C"/>
    <w:rsid w:val="004E2470"/>
    <w:rsid w:val="004E380D"/>
    <w:rsid w:val="004E3846"/>
    <w:rsid w:val="004E41C0"/>
    <w:rsid w:val="004E42E4"/>
    <w:rsid w:val="004E4ADF"/>
    <w:rsid w:val="004E6CAD"/>
    <w:rsid w:val="004E70DD"/>
    <w:rsid w:val="004E758E"/>
    <w:rsid w:val="004E7A74"/>
    <w:rsid w:val="004E7AAF"/>
    <w:rsid w:val="004E7B60"/>
    <w:rsid w:val="004F0607"/>
    <w:rsid w:val="004F0BA1"/>
    <w:rsid w:val="004F0D87"/>
    <w:rsid w:val="004F1CBE"/>
    <w:rsid w:val="004F23D7"/>
    <w:rsid w:val="004F388D"/>
    <w:rsid w:val="004F4360"/>
    <w:rsid w:val="004F53B9"/>
    <w:rsid w:val="004F559E"/>
    <w:rsid w:val="004F6398"/>
    <w:rsid w:val="004F6B3B"/>
    <w:rsid w:val="004F6D18"/>
    <w:rsid w:val="004F6F70"/>
    <w:rsid w:val="004F729A"/>
    <w:rsid w:val="004F7368"/>
    <w:rsid w:val="004F7914"/>
    <w:rsid w:val="004F7DA0"/>
    <w:rsid w:val="004F7DA2"/>
    <w:rsid w:val="00500081"/>
    <w:rsid w:val="0050073A"/>
    <w:rsid w:val="005013CB"/>
    <w:rsid w:val="0050195F"/>
    <w:rsid w:val="00502EFD"/>
    <w:rsid w:val="005030AB"/>
    <w:rsid w:val="005032B2"/>
    <w:rsid w:val="005037AF"/>
    <w:rsid w:val="00503F86"/>
    <w:rsid w:val="00506AFA"/>
    <w:rsid w:val="00506B8B"/>
    <w:rsid w:val="00507403"/>
    <w:rsid w:val="0050748A"/>
    <w:rsid w:val="0051001E"/>
    <w:rsid w:val="00510188"/>
    <w:rsid w:val="00510691"/>
    <w:rsid w:val="0051118C"/>
    <w:rsid w:val="00511EDF"/>
    <w:rsid w:val="00512019"/>
    <w:rsid w:val="005120DD"/>
    <w:rsid w:val="00512311"/>
    <w:rsid w:val="00512581"/>
    <w:rsid w:val="00512F4A"/>
    <w:rsid w:val="00513A32"/>
    <w:rsid w:val="00513B81"/>
    <w:rsid w:val="005140C6"/>
    <w:rsid w:val="00514B9C"/>
    <w:rsid w:val="0051517E"/>
    <w:rsid w:val="00516B03"/>
    <w:rsid w:val="00516FF1"/>
    <w:rsid w:val="005209A8"/>
    <w:rsid w:val="005209C9"/>
    <w:rsid w:val="005210B5"/>
    <w:rsid w:val="00522853"/>
    <w:rsid w:val="00522889"/>
    <w:rsid w:val="00523A29"/>
    <w:rsid w:val="00523AC6"/>
    <w:rsid w:val="005241AF"/>
    <w:rsid w:val="005242A2"/>
    <w:rsid w:val="0052438E"/>
    <w:rsid w:val="0052480E"/>
    <w:rsid w:val="00525C7E"/>
    <w:rsid w:val="00526232"/>
    <w:rsid w:val="00526450"/>
    <w:rsid w:val="00526D88"/>
    <w:rsid w:val="00530809"/>
    <w:rsid w:val="00531116"/>
    <w:rsid w:val="0053162F"/>
    <w:rsid w:val="00531888"/>
    <w:rsid w:val="00531B7C"/>
    <w:rsid w:val="005322D3"/>
    <w:rsid w:val="0053237B"/>
    <w:rsid w:val="00532FE1"/>
    <w:rsid w:val="00533DC1"/>
    <w:rsid w:val="00534256"/>
    <w:rsid w:val="005346EB"/>
    <w:rsid w:val="00534B2E"/>
    <w:rsid w:val="0053505C"/>
    <w:rsid w:val="00536149"/>
    <w:rsid w:val="00536538"/>
    <w:rsid w:val="00536DD2"/>
    <w:rsid w:val="0054290F"/>
    <w:rsid w:val="00542BEA"/>
    <w:rsid w:val="00543692"/>
    <w:rsid w:val="005438D4"/>
    <w:rsid w:val="00543D07"/>
    <w:rsid w:val="00544BE4"/>
    <w:rsid w:val="00544BF1"/>
    <w:rsid w:val="00544C28"/>
    <w:rsid w:val="00544FEE"/>
    <w:rsid w:val="0054520C"/>
    <w:rsid w:val="00545415"/>
    <w:rsid w:val="00546438"/>
    <w:rsid w:val="00546F32"/>
    <w:rsid w:val="005474D0"/>
    <w:rsid w:val="0054790A"/>
    <w:rsid w:val="00550356"/>
    <w:rsid w:val="005504D4"/>
    <w:rsid w:val="0055089E"/>
    <w:rsid w:val="00550EC7"/>
    <w:rsid w:val="0055134B"/>
    <w:rsid w:val="005516F2"/>
    <w:rsid w:val="00551CEC"/>
    <w:rsid w:val="005538A0"/>
    <w:rsid w:val="00555AE6"/>
    <w:rsid w:val="00555CB0"/>
    <w:rsid w:val="00555DA1"/>
    <w:rsid w:val="005561A0"/>
    <w:rsid w:val="00556450"/>
    <w:rsid w:val="005564C8"/>
    <w:rsid w:val="005566D6"/>
    <w:rsid w:val="00556FD3"/>
    <w:rsid w:val="005578D8"/>
    <w:rsid w:val="005601E1"/>
    <w:rsid w:val="00561105"/>
    <w:rsid w:val="00561CE1"/>
    <w:rsid w:val="00562792"/>
    <w:rsid w:val="005629DE"/>
    <w:rsid w:val="00562A9C"/>
    <w:rsid w:val="00563071"/>
    <w:rsid w:val="005639A8"/>
    <w:rsid w:val="00563DF8"/>
    <w:rsid w:val="0056414D"/>
    <w:rsid w:val="0056426E"/>
    <w:rsid w:val="00564390"/>
    <w:rsid w:val="00564D15"/>
    <w:rsid w:val="00564EBB"/>
    <w:rsid w:val="00565224"/>
    <w:rsid w:val="00565CC5"/>
    <w:rsid w:val="00566A88"/>
    <w:rsid w:val="00570F6B"/>
    <w:rsid w:val="00571AF5"/>
    <w:rsid w:val="00572770"/>
    <w:rsid w:val="00573676"/>
    <w:rsid w:val="00573A8C"/>
    <w:rsid w:val="00573C7B"/>
    <w:rsid w:val="00573CBF"/>
    <w:rsid w:val="00573DB9"/>
    <w:rsid w:val="00574CEA"/>
    <w:rsid w:val="005751B5"/>
    <w:rsid w:val="0057534E"/>
    <w:rsid w:val="00576EC9"/>
    <w:rsid w:val="005801AB"/>
    <w:rsid w:val="00580528"/>
    <w:rsid w:val="00581004"/>
    <w:rsid w:val="005813E0"/>
    <w:rsid w:val="00581795"/>
    <w:rsid w:val="005818AC"/>
    <w:rsid w:val="00581D9E"/>
    <w:rsid w:val="00581E59"/>
    <w:rsid w:val="0058202A"/>
    <w:rsid w:val="00582253"/>
    <w:rsid w:val="005824B0"/>
    <w:rsid w:val="0058292D"/>
    <w:rsid w:val="00582FC8"/>
    <w:rsid w:val="005830C7"/>
    <w:rsid w:val="005840A4"/>
    <w:rsid w:val="00584395"/>
    <w:rsid w:val="0058549A"/>
    <w:rsid w:val="00585A69"/>
    <w:rsid w:val="005865A1"/>
    <w:rsid w:val="005907F3"/>
    <w:rsid w:val="00590BA0"/>
    <w:rsid w:val="00590D2E"/>
    <w:rsid w:val="0059174B"/>
    <w:rsid w:val="00591C6F"/>
    <w:rsid w:val="00591EA1"/>
    <w:rsid w:val="005926F4"/>
    <w:rsid w:val="00592921"/>
    <w:rsid w:val="00592E8E"/>
    <w:rsid w:val="00592ECB"/>
    <w:rsid w:val="005938AE"/>
    <w:rsid w:val="00593E30"/>
    <w:rsid w:val="0059435A"/>
    <w:rsid w:val="005949E7"/>
    <w:rsid w:val="00594ED5"/>
    <w:rsid w:val="00595013"/>
    <w:rsid w:val="00595B3B"/>
    <w:rsid w:val="00596E73"/>
    <w:rsid w:val="00596F76"/>
    <w:rsid w:val="00597CF6"/>
    <w:rsid w:val="005A08F3"/>
    <w:rsid w:val="005A0956"/>
    <w:rsid w:val="005A0FB8"/>
    <w:rsid w:val="005A10CF"/>
    <w:rsid w:val="005A17F6"/>
    <w:rsid w:val="005A19F6"/>
    <w:rsid w:val="005A1AC7"/>
    <w:rsid w:val="005A1C90"/>
    <w:rsid w:val="005A2019"/>
    <w:rsid w:val="005A2235"/>
    <w:rsid w:val="005A230B"/>
    <w:rsid w:val="005A23B5"/>
    <w:rsid w:val="005A2AC6"/>
    <w:rsid w:val="005A2B1C"/>
    <w:rsid w:val="005A3075"/>
    <w:rsid w:val="005A30BE"/>
    <w:rsid w:val="005A3505"/>
    <w:rsid w:val="005A4AEE"/>
    <w:rsid w:val="005A4F14"/>
    <w:rsid w:val="005A5DCB"/>
    <w:rsid w:val="005A69F9"/>
    <w:rsid w:val="005A6B4E"/>
    <w:rsid w:val="005A6F08"/>
    <w:rsid w:val="005B0276"/>
    <w:rsid w:val="005B1621"/>
    <w:rsid w:val="005B1AA2"/>
    <w:rsid w:val="005B22EE"/>
    <w:rsid w:val="005B254B"/>
    <w:rsid w:val="005B2A46"/>
    <w:rsid w:val="005B3899"/>
    <w:rsid w:val="005B3C3A"/>
    <w:rsid w:val="005B4820"/>
    <w:rsid w:val="005B54FE"/>
    <w:rsid w:val="005B5CD4"/>
    <w:rsid w:val="005B6303"/>
    <w:rsid w:val="005B7416"/>
    <w:rsid w:val="005B7A2C"/>
    <w:rsid w:val="005B7B6C"/>
    <w:rsid w:val="005B7DA0"/>
    <w:rsid w:val="005C0014"/>
    <w:rsid w:val="005C00B9"/>
    <w:rsid w:val="005C07B4"/>
    <w:rsid w:val="005C0D11"/>
    <w:rsid w:val="005C12BA"/>
    <w:rsid w:val="005C14EB"/>
    <w:rsid w:val="005C1573"/>
    <w:rsid w:val="005C1632"/>
    <w:rsid w:val="005C24DB"/>
    <w:rsid w:val="005C2D2F"/>
    <w:rsid w:val="005C363B"/>
    <w:rsid w:val="005C43B7"/>
    <w:rsid w:val="005C47AF"/>
    <w:rsid w:val="005C47EA"/>
    <w:rsid w:val="005C5B22"/>
    <w:rsid w:val="005C708A"/>
    <w:rsid w:val="005D0762"/>
    <w:rsid w:val="005D163C"/>
    <w:rsid w:val="005D1676"/>
    <w:rsid w:val="005D17C5"/>
    <w:rsid w:val="005D3504"/>
    <w:rsid w:val="005D3817"/>
    <w:rsid w:val="005D41C6"/>
    <w:rsid w:val="005D4515"/>
    <w:rsid w:val="005D456B"/>
    <w:rsid w:val="005D4AC4"/>
    <w:rsid w:val="005D4D10"/>
    <w:rsid w:val="005D56AF"/>
    <w:rsid w:val="005D59C7"/>
    <w:rsid w:val="005E08E2"/>
    <w:rsid w:val="005E0AC9"/>
    <w:rsid w:val="005E18F8"/>
    <w:rsid w:val="005E1BA1"/>
    <w:rsid w:val="005E1D52"/>
    <w:rsid w:val="005E215E"/>
    <w:rsid w:val="005E2264"/>
    <w:rsid w:val="005E22B6"/>
    <w:rsid w:val="005E2832"/>
    <w:rsid w:val="005E3AC7"/>
    <w:rsid w:val="005E4014"/>
    <w:rsid w:val="005E441F"/>
    <w:rsid w:val="005E48C7"/>
    <w:rsid w:val="005E556F"/>
    <w:rsid w:val="005E564A"/>
    <w:rsid w:val="005E5702"/>
    <w:rsid w:val="005E6554"/>
    <w:rsid w:val="005E68A7"/>
    <w:rsid w:val="005E6B55"/>
    <w:rsid w:val="005E7022"/>
    <w:rsid w:val="005E7099"/>
    <w:rsid w:val="005E7D8A"/>
    <w:rsid w:val="005F098C"/>
    <w:rsid w:val="005F0BE3"/>
    <w:rsid w:val="005F0C1E"/>
    <w:rsid w:val="005F226D"/>
    <w:rsid w:val="005F26C0"/>
    <w:rsid w:val="005F27A4"/>
    <w:rsid w:val="005F309D"/>
    <w:rsid w:val="005F39B4"/>
    <w:rsid w:val="005F3C60"/>
    <w:rsid w:val="005F42B1"/>
    <w:rsid w:val="005F4CA6"/>
    <w:rsid w:val="005F5AA1"/>
    <w:rsid w:val="005F6E4C"/>
    <w:rsid w:val="005F7263"/>
    <w:rsid w:val="005F78C9"/>
    <w:rsid w:val="005F7984"/>
    <w:rsid w:val="005F7FB9"/>
    <w:rsid w:val="00600170"/>
    <w:rsid w:val="006002C7"/>
    <w:rsid w:val="00600602"/>
    <w:rsid w:val="00600E65"/>
    <w:rsid w:val="0060142E"/>
    <w:rsid w:val="006017AD"/>
    <w:rsid w:val="006019EA"/>
    <w:rsid w:val="00601E93"/>
    <w:rsid w:val="006023BF"/>
    <w:rsid w:val="00602439"/>
    <w:rsid w:val="006049A0"/>
    <w:rsid w:val="00604C7C"/>
    <w:rsid w:val="00606204"/>
    <w:rsid w:val="006064A9"/>
    <w:rsid w:val="00607147"/>
    <w:rsid w:val="0060736D"/>
    <w:rsid w:val="00607E9A"/>
    <w:rsid w:val="006107AD"/>
    <w:rsid w:val="00610DC8"/>
    <w:rsid w:val="00610FB2"/>
    <w:rsid w:val="00611DC9"/>
    <w:rsid w:val="006131EF"/>
    <w:rsid w:val="00613267"/>
    <w:rsid w:val="006133A0"/>
    <w:rsid w:val="00613738"/>
    <w:rsid w:val="00614537"/>
    <w:rsid w:val="006148AA"/>
    <w:rsid w:val="006149A2"/>
    <w:rsid w:val="00614B8C"/>
    <w:rsid w:val="00614DEB"/>
    <w:rsid w:val="00615668"/>
    <w:rsid w:val="006166E7"/>
    <w:rsid w:val="00616EFA"/>
    <w:rsid w:val="00617003"/>
    <w:rsid w:val="00617735"/>
    <w:rsid w:val="00617C47"/>
    <w:rsid w:val="00617EFF"/>
    <w:rsid w:val="00617FD8"/>
    <w:rsid w:val="00620D57"/>
    <w:rsid w:val="00621A8B"/>
    <w:rsid w:val="0062230A"/>
    <w:rsid w:val="00622E3A"/>
    <w:rsid w:val="00622FD1"/>
    <w:rsid w:val="006233BF"/>
    <w:rsid w:val="00623404"/>
    <w:rsid w:val="006234AE"/>
    <w:rsid w:val="006249B1"/>
    <w:rsid w:val="00625381"/>
    <w:rsid w:val="0062538B"/>
    <w:rsid w:val="00625A75"/>
    <w:rsid w:val="00626824"/>
    <w:rsid w:val="00626977"/>
    <w:rsid w:val="00626E8D"/>
    <w:rsid w:val="00626FD6"/>
    <w:rsid w:val="0062766C"/>
    <w:rsid w:val="006276B6"/>
    <w:rsid w:val="00631012"/>
    <w:rsid w:val="006312E5"/>
    <w:rsid w:val="0063168F"/>
    <w:rsid w:val="0063257E"/>
    <w:rsid w:val="00632CE1"/>
    <w:rsid w:val="00633224"/>
    <w:rsid w:val="006337C9"/>
    <w:rsid w:val="00634196"/>
    <w:rsid w:val="00634296"/>
    <w:rsid w:val="00635B3C"/>
    <w:rsid w:val="00635C16"/>
    <w:rsid w:val="0063604D"/>
    <w:rsid w:val="006360BD"/>
    <w:rsid w:val="0063636F"/>
    <w:rsid w:val="00636702"/>
    <w:rsid w:val="006368C5"/>
    <w:rsid w:val="00636ADF"/>
    <w:rsid w:val="00636B0E"/>
    <w:rsid w:val="00636F93"/>
    <w:rsid w:val="006370E9"/>
    <w:rsid w:val="0063721B"/>
    <w:rsid w:val="006373AE"/>
    <w:rsid w:val="006374BA"/>
    <w:rsid w:val="00637B08"/>
    <w:rsid w:val="0064031A"/>
    <w:rsid w:val="00640763"/>
    <w:rsid w:val="00641427"/>
    <w:rsid w:val="0064220D"/>
    <w:rsid w:val="00642D5E"/>
    <w:rsid w:val="00643860"/>
    <w:rsid w:val="006440FE"/>
    <w:rsid w:val="0064438A"/>
    <w:rsid w:val="006443D0"/>
    <w:rsid w:val="006447AA"/>
    <w:rsid w:val="00645E2C"/>
    <w:rsid w:val="006460F3"/>
    <w:rsid w:val="006462CC"/>
    <w:rsid w:val="00646895"/>
    <w:rsid w:val="0064744F"/>
    <w:rsid w:val="00651239"/>
    <w:rsid w:val="0065139B"/>
    <w:rsid w:val="00651661"/>
    <w:rsid w:val="006516A6"/>
    <w:rsid w:val="006535F4"/>
    <w:rsid w:val="00653D0F"/>
    <w:rsid w:val="00654183"/>
    <w:rsid w:val="00654554"/>
    <w:rsid w:val="00654676"/>
    <w:rsid w:val="00654737"/>
    <w:rsid w:val="00654B0A"/>
    <w:rsid w:val="00654CA0"/>
    <w:rsid w:val="00655304"/>
    <w:rsid w:val="00655B71"/>
    <w:rsid w:val="00655EBC"/>
    <w:rsid w:val="00656017"/>
    <w:rsid w:val="006562B7"/>
    <w:rsid w:val="00656873"/>
    <w:rsid w:val="00656F0E"/>
    <w:rsid w:val="00660056"/>
    <w:rsid w:val="006603B9"/>
    <w:rsid w:val="0066168B"/>
    <w:rsid w:val="00662642"/>
    <w:rsid w:val="00663035"/>
    <w:rsid w:val="006638E6"/>
    <w:rsid w:val="00663FC8"/>
    <w:rsid w:val="0066488F"/>
    <w:rsid w:val="0066503C"/>
    <w:rsid w:val="00665573"/>
    <w:rsid w:val="00666677"/>
    <w:rsid w:val="006672CA"/>
    <w:rsid w:val="00667E2F"/>
    <w:rsid w:val="0067038B"/>
    <w:rsid w:val="006717C6"/>
    <w:rsid w:val="006726DD"/>
    <w:rsid w:val="00672D16"/>
    <w:rsid w:val="0067370D"/>
    <w:rsid w:val="00673B2E"/>
    <w:rsid w:val="006744C1"/>
    <w:rsid w:val="00674A57"/>
    <w:rsid w:val="00674D94"/>
    <w:rsid w:val="00675827"/>
    <w:rsid w:val="00675F4A"/>
    <w:rsid w:val="00676551"/>
    <w:rsid w:val="00676A37"/>
    <w:rsid w:val="00676D7D"/>
    <w:rsid w:val="00676EBB"/>
    <w:rsid w:val="00676EC6"/>
    <w:rsid w:val="006800FE"/>
    <w:rsid w:val="00681495"/>
    <w:rsid w:val="00682744"/>
    <w:rsid w:val="00682778"/>
    <w:rsid w:val="00682B0E"/>
    <w:rsid w:val="00683C30"/>
    <w:rsid w:val="0068427A"/>
    <w:rsid w:val="00684E50"/>
    <w:rsid w:val="00684E75"/>
    <w:rsid w:val="006854F9"/>
    <w:rsid w:val="00685F62"/>
    <w:rsid w:val="006863C2"/>
    <w:rsid w:val="006909D0"/>
    <w:rsid w:val="006910C8"/>
    <w:rsid w:val="0069132D"/>
    <w:rsid w:val="00691745"/>
    <w:rsid w:val="00691ADF"/>
    <w:rsid w:val="00691E82"/>
    <w:rsid w:val="0069269E"/>
    <w:rsid w:val="00692BB0"/>
    <w:rsid w:val="00693357"/>
    <w:rsid w:val="00694CDD"/>
    <w:rsid w:val="00694F86"/>
    <w:rsid w:val="0069541D"/>
    <w:rsid w:val="0069546E"/>
    <w:rsid w:val="006954A2"/>
    <w:rsid w:val="006954DA"/>
    <w:rsid w:val="00695DE4"/>
    <w:rsid w:val="00695EA1"/>
    <w:rsid w:val="0069676E"/>
    <w:rsid w:val="0069747B"/>
    <w:rsid w:val="00697812"/>
    <w:rsid w:val="00697B4D"/>
    <w:rsid w:val="006A0253"/>
    <w:rsid w:val="006A082B"/>
    <w:rsid w:val="006A0A14"/>
    <w:rsid w:val="006A0AE9"/>
    <w:rsid w:val="006A18C7"/>
    <w:rsid w:val="006A1C76"/>
    <w:rsid w:val="006A22DB"/>
    <w:rsid w:val="006A2593"/>
    <w:rsid w:val="006A2E36"/>
    <w:rsid w:val="006A389C"/>
    <w:rsid w:val="006A4F15"/>
    <w:rsid w:val="006A4FE1"/>
    <w:rsid w:val="006A5662"/>
    <w:rsid w:val="006A5E23"/>
    <w:rsid w:val="006A5E8B"/>
    <w:rsid w:val="006A6BDD"/>
    <w:rsid w:val="006A6DDF"/>
    <w:rsid w:val="006A6E07"/>
    <w:rsid w:val="006A7A00"/>
    <w:rsid w:val="006A7B81"/>
    <w:rsid w:val="006A7D41"/>
    <w:rsid w:val="006B1443"/>
    <w:rsid w:val="006B29AA"/>
    <w:rsid w:val="006B2C2F"/>
    <w:rsid w:val="006B2CE5"/>
    <w:rsid w:val="006B2DF7"/>
    <w:rsid w:val="006B3479"/>
    <w:rsid w:val="006B3CCC"/>
    <w:rsid w:val="006B5798"/>
    <w:rsid w:val="006B5EB4"/>
    <w:rsid w:val="006B67E1"/>
    <w:rsid w:val="006B6C13"/>
    <w:rsid w:val="006B72C6"/>
    <w:rsid w:val="006B731D"/>
    <w:rsid w:val="006B74CF"/>
    <w:rsid w:val="006B7699"/>
    <w:rsid w:val="006B7CB1"/>
    <w:rsid w:val="006C01DD"/>
    <w:rsid w:val="006C09E5"/>
    <w:rsid w:val="006C0A7C"/>
    <w:rsid w:val="006C1234"/>
    <w:rsid w:val="006C1982"/>
    <w:rsid w:val="006C251C"/>
    <w:rsid w:val="006C25C7"/>
    <w:rsid w:val="006C322B"/>
    <w:rsid w:val="006C3768"/>
    <w:rsid w:val="006C3789"/>
    <w:rsid w:val="006C378D"/>
    <w:rsid w:val="006C468D"/>
    <w:rsid w:val="006C4F14"/>
    <w:rsid w:val="006C5394"/>
    <w:rsid w:val="006C5D2F"/>
    <w:rsid w:val="006C63D8"/>
    <w:rsid w:val="006C687D"/>
    <w:rsid w:val="006C74CC"/>
    <w:rsid w:val="006C76D2"/>
    <w:rsid w:val="006C7975"/>
    <w:rsid w:val="006C7C2A"/>
    <w:rsid w:val="006C7C78"/>
    <w:rsid w:val="006D11F0"/>
    <w:rsid w:val="006D1E67"/>
    <w:rsid w:val="006D2C41"/>
    <w:rsid w:val="006D31CF"/>
    <w:rsid w:val="006D360D"/>
    <w:rsid w:val="006D36D6"/>
    <w:rsid w:val="006D3DF9"/>
    <w:rsid w:val="006D412D"/>
    <w:rsid w:val="006D432F"/>
    <w:rsid w:val="006D433A"/>
    <w:rsid w:val="006D4464"/>
    <w:rsid w:val="006D49C6"/>
    <w:rsid w:val="006D694D"/>
    <w:rsid w:val="006D71D2"/>
    <w:rsid w:val="006D7CBA"/>
    <w:rsid w:val="006E12BE"/>
    <w:rsid w:val="006E13D7"/>
    <w:rsid w:val="006E145C"/>
    <w:rsid w:val="006E1722"/>
    <w:rsid w:val="006E1CB8"/>
    <w:rsid w:val="006E2916"/>
    <w:rsid w:val="006E2BB1"/>
    <w:rsid w:val="006E3955"/>
    <w:rsid w:val="006E3A33"/>
    <w:rsid w:val="006E4314"/>
    <w:rsid w:val="006E4AC3"/>
    <w:rsid w:val="006E5303"/>
    <w:rsid w:val="006E55F7"/>
    <w:rsid w:val="006E78A8"/>
    <w:rsid w:val="006E7EC3"/>
    <w:rsid w:val="006F0685"/>
    <w:rsid w:val="006F0910"/>
    <w:rsid w:val="006F16C9"/>
    <w:rsid w:val="006F23D5"/>
    <w:rsid w:val="006F2CE7"/>
    <w:rsid w:val="006F3006"/>
    <w:rsid w:val="006F3434"/>
    <w:rsid w:val="006F3B36"/>
    <w:rsid w:val="006F3FBA"/>
    <w:rsid w:val="006F44F4"/>
    <w:rsid w:val="006F536D"/>
    <w:rsid w:val="006F54AA"/>
    <w:rsid w:val="006F6DEE"/>
    <w:rsid w:val="006F7A82"/>
    <w:rsid w:val="0070159C"/>
    <w:rsid w:val="00703F66"/>
    <w:rsid w:val="00703F8E"/>
    <w:rsid w:val="00704205"/>
    <w:rsid w:val="007044EA"/>
    <w:rsid w:val="00704512"/>
    <w:rsid w:val="00704B47"/>
    <w:rsid w:val="00704F30"/>
    <w:rsid w:val="00705948"/>
    <w:rsid w:val="00705CB7"/>
    <w:rsid w:val="00706059"/>
    <w:rsid w:val="007069D5"/>
    <w:rsid w:val="00707EB9"/>
    <w:rsid w:val="0071067F"/>
    <w:rsid w:val="00710C81"/>
    <w:rsid w:val="00710E24"/>
    <w:rsid w:val="00711047"/>
    <w:rsid w:val="007111DA"/>
    <w:rsid w:val="0071247F"/>
    <w:rsid w:val="00712900"/>
    <w:rsid w:val="00712920"/>
    <w:rsid w:val="00712929"/>
    <w:rsid w:val="00712B7B"/>
    <w:rsid w:val="00713280"/>
    <w:rsid w:val="00713426"/>
    <w:rsid w:val="007136A9"/>
    <w:rsid w:val="0071373A"/>
    <w:rsid w:val="00713757"/>
    <w:rsid w:val="00713818"/>
    <w:rsid w:val="00713BAC"/>
    <w:rsid w:val="00714800"/>
    <w:rsid w:val="0071528F"/>
    <w:rsid w:val="00717D79"/>
    <w:rsid w:val="0072205B"/>
    <w:rsid w:val="007226DF"/>
    <w:rsid w:val="0072290D"/>
    <w:rsid w:val="00722DEA"/>
    <w:rsid w:val="00722EE5"/>
    <w:rsid w:val="007234A5"/>
    <w:rsid w:val="00723C0A"/>
    <w:rsid w:val="0072440E"/>
    <w:rsid w:val="00724E18"/>
    <w:rsid w:val="00725314"/>
    <w:rsid w:val="0072590D"/>
    <w:rsid w:val="00725D39"/>
    <w:rsid w:val="007269FA"/>
    <w:rsid w:val="00726C51"/>
    <w:rsid w:val="00726D39"/>
    <w:rsid w:val="00727197"/>
    <w:rsid w:val="007274F0"/>
    <w:rsid w:val="0072791F"/>
    <w:rsid w:val="00727DC8"/>
    <w:rsid w:val="00730481"/>
    <w:rsid w:val="00730594"/>
    <w:rsid w:val="0073275D"/>
    <w:rsid w:val="00732793"/>
    <w:rsid w:val="007339E8"/>
    <w:rsid w:val="00733B4C"/>
    <w:rsid w:val="00733E7B"/>
    <w:rsid w:val="00734849"/>
    <w:rsid w:val="00734B71"/>
    <w:rsid w:val="007352BE"/>
    <w:rsid w:val="00735E2B"/>
    <w:rsid w:val="00736751"/>
    <w:rsid w:val="00736B59"/>
    <w:rsid w:val="00736BEE"/>
    <w:rsid w:val="00736CA6"/>
    <w:rsid w:val="007376FD"/>
    <w:rsid w:val="00740067"/>
    <w:rsid w:val="00740D80"/>
    <w:rsid w:val="0074112E"/>
    <w:rsid w:val="0074244B"/>
    <w:rsid w:val="00742673"/>
    <w:rsid w:val="00742BF0"/>
    <w:rsid w:val="00742E90"/>
    <w:rsid w:val="00743657"/>
    <w:rsid w:val="00743AA1"/>
    <w:rsid w:val="00743B2F"/>
    <w:rsid w:val="007448AE"/>
    <w:rsid w:val="00744B06"/>
    <w:rsid w:val="00744F54"/>
    <w:rsid w:val="007452F7"/>
    <w:rsid w:val="00745B38"/>
    <w:rsid w:val="007467B5"/>
    <w:rsid w:val="007469C5"/>
    <w:rsid w:val="00746F06"/>
    <w:rsid w:val="007470C0"/>
    <w:rsid w:val="007506FD"/>
    <w:rsid w:val="00750810"/>
    <w:rsid w:val="00750D32"/>
    <w:rsid w:val="00750FC8"/>
    <w:rsid w:val="00751FFA"/>
    <w:rsid w:val="00753389"/>
    <w:rsid w:val="00753996"/>
    <w:rsid w:val="00753D4D"/>
    <w:rsid w:val="00754A9B"/>
    <w:rsid w:val="00754E9E"/>
    <w:rsid w:val="0075505B"/>
    <w:rsid w:val="007554CE"/>
    <w:rsid w:val="00755998"/>
    <w:rsid w:val="00755B6D"/>
    <w:rsid w:val="00756B7B"/>
    <w:rsid w:val="00757A7C"/>
    <w:rsid w:val="00757B2F"/>
    <w:rsid w:val="00760070"/>
    <w:rsid w:val="007607D5"/>
    <w:rsid w:val="00761AC2"/>
    <w:rsid w:val="0076211A"/>
    <w:rsid w:val="00762434"/>
    <w:rsid w:val="00762BFC"/>
    <w:rsid w:val="00762D7E"/>
    <w:rsid w:val="00762E8E"/>
    <w:rsid w:val="00762EE0"/>
    <w:rsid w:val="00762F4E"/>
    <w:rsid w:val="007639B2"/>
    <w:rsid w:val="00763A91"/>
    <w:rsid w:val="007645AE"/>
    <w:rsid w:val="007645C2"/>
    <w:rsid w:val="00764A41"/>
    <w:rsid w:val="00765398"/>
    <w:rsid w:val="00765689"/>
    <w:rsid w:val="00765883"/>
    <w:rsid w:val="00765CFD"/>
    <w:rsid w:val="007660E1"/>
    <w:rsid w:val="00767208"/>
    <w:rsid w:val="007704BB"/>
    <w:rsid w:val="00770ABF"/>
    <w:rsid w:val="00770BD1"/>
    <w:rsid w:val="00771198"/>
    <w:rsid w:val="007718F3"/>
    <w:rsid w:val="00772B44"/>
    <w:rsid w:val="00772D47"/>
    <w:rsid w:val="007735AC"/>
    <w:rsid w:val="00773AEE"/>
    <w:rsid w:val="00773E18"/>
    <w:rsid w:val="00774B10"/>
    <w:rsid w:val="00774E8B"/>
    <w:rsid w:val="007750C5"/>
    <w:rsid w:val="00775854"/>
    <w:rsid w:val="00775AB0"/>
    <w:rsid w:val="00776246"/>
    <w:rsid w:val="007767C6"/>
    <w:rsid w:val="00776ADC"/>
    <w:rsid w:val="00777226"/>
    <w:rsid w:val="00777682"/>
    <w:rsid w:val="00777C5F"/>
    <w:rsid w:val="00780289"/>
    <w:rsid w:val="00780417"/>
    <w:rsid w:val="0078120B"/>
    <w:rsid w:val="00781DA7"/>
    <w:rsid w:val="0078290B"/>
    <w:rsid w:val="00782E53"/>
    <w:rsid w:val="00782EB7"/>
    <w:rsid w:val="00783197"/>
    <w:rsid w:val="00783548"/>
    <w:rsid w:val="00784C28"/>
    <w:rsid w:val="00785B49"/>
    <w:rsid w:val="00786815"/>
    <w:rsid w:val="00786B9D"/>
    <w:rsid w:val="00786F17"/>
    <w:rsid w:val="00787141"/>
    <w:rsid w:val="00787D2F"/>
    <w:rsid w:val="007903FA"/>
    <w:rsid w:val="007905E0"/>
    <w:rsid w:val="00791348"/>
    <w:rsid w:val="007919B0"/>
    <w:rsid w:val="00791B9D"/>
    <w:rsid w:val="00791D0D"/>
    <w:rsid w:val="00793619"/>
    <w:rsid w:val="00793657"/>
    <w:rsid w:val="007938FB"/>
    <w:rsid w:val="00793DD4"/>
    <w:rsid w:val="00794418"/>
    <w:rsid w:val="00794452"/>
    <w:rsid w:val="0079468A"/>
    <w:rsid w:val="00795FA4"/>
    <w:rsid w:val="00797025"/>
    <w:rsid w:val="00797103"/>
    <w:rsid w:val="007A1419"/>
    <w:rsid w:val="007A142C"/>
    <w:rsid w:val="007A1B60"/>
    <w:rsid w:val="007A21D9"/>
    <w:rsid w:val="007A31D3"/>
    <w:rsid w:val="007A385A"/>
    <w:rsid w:val="007A3C68"/>
    <w:rsid w:val="007A44A9"/>
    <w:rsid w:val="007A506D"/>
    <w:rsid w:val="007A51C2"/>
    <w:rsid w:val="007A7157"/>
    <w:rsid w:val="007A72FA"/>
    <w:rsid w:val="007A7DB5"/>
    <w:rsid w:val="007B034D"/>
    <w:rsid w:val="007B0512"/>
    <w:rsid w:val="007B0529"/>
    <w:rsid w:val="007B0895"/>
    <w:rsid w:val="007B2E62"/>
    <w:rsid w:val="007B30ED"/>
    <w:rsid w:val="007B3CBC"/>
    <w:rsid w:val="007B43B6"/>
    <w:rsid w:val="007B4785"/>
    <w:rsid w:val="007B502E"/>
    <w:rsid w:val="007B55BE"/>
    <w:rsid w:val="007B6B74"/>
    <w:rsid w:val="007C022A"/>
    <w:rsid w:val="007C0EE8"/>
    <w:rsid w:val="007C0FDA"/>
    <w:rsid w:val="007C1988"/>
    <w:rsid w:val="007C1A53"/>
    <w:rsid w:val="007C3CA1"/>
    <w:rsid w:val="007C4065"/>
    <w:rsid w:val="007C495B"/>
    <w:rsid w:val="007C5149"/>
    <w:rsid w:val="007C51BB"/>
    <w:rsid w:val="007C5AD8"/>
    <w:rsid w:val="007C5DCC"/>
    <w:rsid w:val="007C61D6"/>
    <w:rsid w:val="007C6263"/>
    <w:rsid w:val="007C62AB"/>
    <w:rsid w:val="007C742D"/>
    <w:rsid w:val="007D05C6"/>
    <w:rsid w:val="007D1742"/>
    <w:rsid w:val="007D2258"/>
    <w:rsid w:val="007D2E2A"/>
    <w:rsid w:val="007D3170"/>
    <w:rsid w:val="007D4401"/>
    <w:rsid w:val="007D4CF0"/>
    <w:rsid w:val="007D5F54"/>
    <w:rsid w:val="007D606F"/>
    <w:rsid w:val="007D6D81"/>
    <w:rsid w:val="007D6ED4"/>
    <w:rsid w:val="007D790D"/>
    <w:rsid w:val="007D7F93"/>
    <w:rsid w:val="007E01C9"/>
    <w:rsid w:val="007E0243"/>
    <w:rsid w:val="007E0427"/>
    <w:rsid w:val="007E180B"/>
    <w:rsid w:val="007E182C"/>
    <w:rsid w:val="007E18DF"/>
    <w:rsid w:val="007E1C26"/>
    <w:rsid w:val="007E2A05"/>
    <w:rsid w:val="007E39C2"/>
    <w:rsid w:val="007E3A10"/>
    <w:rsid w:val="007E4068"/>
    <w:rsid w:val="007E446B"/>
    <w:rsid w:val="007E44F8"/>
    <w:rsid w:val="007E4D13"/>
    <w:rsid w:val="007E4FED"/>
    <w:rsid w:val="007E6596"/>
    <w:rsid w:val="007E6ECB"/>
    <w:rsid w:val="007E7114"/>
    <w:rsid w:val="007E715B"/>
    <w:rsid w:val="007E7735"/>
    <w:rsid w:val="007F0261"/>
    <w:rsid w:val="007F0510"/>
    <w:rsid w:val="007F08A4"/>
    <w:rsid w:val="007F0BC1"/>
    <w:rsid w:val="007F2CE6"/>
    <w:rsid w:val="007F352E"/>
    <w:rsid w:val="007F36C7"/>
    <w:rsid w:val="007F5641"/>
    <w:rsid w:val="007F6FBA"/>
    <w:rsid w:val="007F71E2"/>
    <w:rsid w:val="008003EE"/>
    <w:rsid w:val="00800D70"/>
    <w:rsid w:val="00800E7A"/>
    <w:rsid w:val="00800F2F"/>
    <w:rsid w:val="0080154B"/>
    <w:rsid w:val="0080190C"/>
    <w:rsid w:val="008020A1"/>
    <w:rsid w:val="00802210"/>
    <w:rsid w:val="00802302"/>
    <w:rsid w:val="00802944"/>
    <w:rsid w:val="00802C47"/>
    <w:rsid w:val="00802E97"/>
    <w:rsid w:val="008030AE"/>
    <w:rsid w:val="0080352B"/>
    <w:rsid w:val="008038EE"/>
    <w:rsid w:val="00803DFF"/>
    <w:rsid w:val="00804688"/>
    <w:rsid w:val="00804F5D"/>
    <w:rsid w:val="008051B3"/>
    <w:rsid w:val="008061C3"/>
    <w:rsid w:val="0080747B"/>
    <w:rsid w:val="008075D7"/>
    <w:rsid w:val="00807BE5"/>
    <w:rsid w:val="00810243"/>
    <w:rsid w:val="0081055A"/>
    <w:rsid w:val="00810AA7"/>
    <w:rsid w:val="0081165D"/>
    <w:rsid w:val="008131BA"/>
    <w:rsid w:val="0081432E"/>
    <w:rsid w:val="008143CB"/>
    <w:rsid w:val="00814BBE"/>
    <w:rsid w:val="00814F85"/>
    <w:rsid w:val="008154B7"/>
    <w:rsid w:val="00815825"/>
    <w:rsid w:val="00816165"/>
    <w:rsid w:val="008164D2"/>
    <w:rsid w:val="00816B20"/>
    <w:rsid w:val="00816D88"/>
    <w:rsid w:val="00817A12"/>
    <w:rsid w:val="00817CE6"/>
    <w:rsid w:val="00817DFC"/>
    <w:rsid w:val="00820A0F"/>
    <w:rsid w:val="00820C20"/>
    <w:rsid w:val="0082138F"/>
    <w:rsid w:val="00821BA0"/>
    <w:rsid w:val="00821E26"/>
    <w:rsid w:val="008222B2"/>
    <w:rsid w:val="00822C21"/>
    <w:rsid w:val="00825703"/>
    <w:rsid w:val="00826176"/>
    <w:rsid w:val="0082636C"/>
    <w:rsid w:val="008263D2"/>
    <w:rsid w:val="0082701C"/>
    <w:rsid w:val="008300F9"/>
    <w:rsid w:val="00830F6F"/>
    <w:rsid w:val="0083256B"/>
    <w:rsid w:val="00833093"/>
    <w:rsid w:val="008334AA"/>
    <w:rsid w:val="008335D7"/>
    <w:rsid w:val="00833A3B"/>
    <w:rsid w:val="0083485F"/>
    <w:rsid w:val="00834B2C"/>
    <w:rsid w:val="00834D29"/>
    <w:rsid w:val="00835A6F"/>
    <w:rsid w:val="0083609F"/>
    <w:rsid w:val="008362B8"/>
    <w:rsid w:val="00836BF1"/>
    <w:rsid w:val="00837121"/>
    <w:rsid w:val="00837571"/>
    <w:rsid w:val="008375B5"/>
    <w:rsid w:val="008375EE"/>
    <w:rsid w:val="0083765D"/>
    <w:rsid w:val="00837726"/>
    <w:rsid w:val="00840C5F"/>
    <w:rsid w:val="00840C75"/>
    <w:rsid w:val="008413BB"/>
    <w:rsid w:val="008427FF"/>
    <w:rsid w:val="00843C1D"/>
    <w:rsid w:val="0084407C"/>
    <w:rsid w:val="00844238"/>
    <w:rsid w:val="0084454A"/>
    <w:rsid w:val="00844A12"/>
    <w:rsid w:val="008460CB"/>
    <w:rsid w:val="008462C9"/>
    <w:rsid w:val="00846F69"/>
    <w:rsid w:val="00847600"/>
    <w:rsid w:val="00847CF0"/>
    <w:rsid w:val="008504F5"/>
    <w:rsid w:val="00850D72"/>
    <w:rsid w:val="00853A7A"/>
    <w:rsid w:val="00855102"/>
    <w:rsid w:val="00855E3E"/>
    <w:rsid w:val="008561E6"/>
    <w:rsid w:val="00856449"/>
    <w:rsid w:val="00857B3B"/>
    <w:rsid w:val="00857E57"/>
    <w:rsid w:val="008600B5"/>
    <w:rsid w:val="008607DC"/>
    <w:rsid w:val="0086097C"/>
    <w:rsid w:val="00860B3C"/>
    <w:rsid w:val="00861040"/>
    <w:rsid w:val="0086104E"/>
    <w:rsid w:val="00861907"/>
    <w:rsid w:val="00861E08"/>
    <w:rsid w:val="00861F5D"/>
    <w:rsid w:val="00862036"/>
    <w:rsid w:val="00862957"/>
    <w:rsid w:val="00863484"/>
    <w:rsid w:val="00863FB2"/>
    <w:rsid w:val="00864890"/>
    <w:rsid w:val="00864A3D"/>
    <w:rsid w:val="00866049"/>
    <w:rsid w:val="008660B4"/>
    <w:rsid w:val="008666BC"/>
    <w:rsid w:val="00870353"/>
    <w:rsid w:val="008712EA"/>
    <w:rsid w:val="0087283E"/>
    <w:rsid w:val="00872B11"/>
    <w:rsid w:val="00872F48"/>
    <w:rsid w:val="00873151"/>
    <w:rsid w:val="00873C31"/>
    <w:rsid w:val="00874ECA"/>
    <w:rsid w:val="00875209"/>
    <w:rsid w:val="0087576C"/>
    <w:rsid w:val="00876006"/>
    <w:rsid w:val="00876019"/>
    <w:rsid w:val="00876AD9"/>
    <w:rsid w:val="00876F7D"/>
    <w:rsid w:val="00877874"/>
    <w:rsid w:val="00877FD2"/>
    <w:rsid w:val="0088024A"/>
    <w:rsid w:val="00880A90"/>
    <w:rsid w:val="00881389"/>
    <w:rsid w:val="00881E1C"/>
    <w:rsid w:val="008829F8"/>
    <w:rsid w:val="00882BE4"/>
    <w:rsid w:val="00883859"/>
    <w:rsid w:val="00883DF6"/>
    <w:rsid w:val="0088445D"/>
    <w:rsid w:val="00884677"/>
    <w:rsid w:val="00884AA2"/>
    <w:rsid w:val="00884E8C"/>
    <w:rsid w:val="00885D68"/>
    <w:rsid w:val="008864E9"/>
    <w:rsid w:val="0088688F"/>
    <w:rsid w:val="0088751E"/>
    <w:rsid w:val="00887E9F"/>
    <w:rsid w:val="008900CA"/>
    <w:rsid w:val="008904D4"/>
    <w:rsid w:val="00891AEE"/>
    <w:rsid w:val="00892445"/>
    <w:rsid w:val="00892E5E"/>
    <w:rsid w:val="00893E2D"/>
    <w:rsid w:val="00894277"/>
    <w:rsid w:val="0089535E"/>
    <w:rsid w:val="00895CF0"/>
    <w:rsid w:val="00895D9C"/>
    <w:rsid w:val="00896B40"/>
    <w:rsid w:val="00896FC4"/>
    <w:rsid w:val="00897557"/>
    <w:rsid w:val="00897594"/>
    <w:rsid w:val="00897944"/>
    <w:rsid w:val="008A027D"/>
    <w:rsid w:val="008A166C"/>
    <w:rsid w:val="008A16D9"/>
    <w:rsid w:val="008A1926"/>
    <w:rsid w:val="008A2523"/>
    <w:rsid w:val="008A2CD7"/>
    <w:rsid w:val="008A3263"/>
    <w:rsid w:val="008A365A"/>
    <w:rsid w:val="008A3801"/>
    <w:rsid w:val="008A3AB1"/>
    <w:rsid w:val="008A482A"/>
    <w:rsid w:val="008A51DE"/>
    <w:rsid w:val="008A556C"/>
    <w:rsid w:val="008A5EA7"/>
    <w:rsid w:val="008A667A"/>
    <w:rsid w:val="008A6F62"/>
    <w:rsid w:val="008A713A"/>
    <w:rsid w:val="008A73D0"/>
    <w:rsid w:val="008B0243"/>
    <w:rsid w:val="008B03CF"/>
    <w:rsid w:val="008B04FC"/>
    <w:rsid w:val="008B19C1"/>
    <w:rsid w:val="008B1E74"/>
    <w:rsid w:val="008B2073"/>
    <w:rsid w:val="008B21BB"/>
    <w:rsid w:val="008B24E2"/>
    <w:rsid w:val="008B2539"/>
    <w:rsid w:val="008B28C4"/>
    <w:rsid w:val="008B2E1B"/>
    <w:rsid w:val="008B2E47"/>
    <w:rsid w:val="008B3640"/>
    <w:rsid w:val="008B40C7"/>
    <w:rsid w:val="008B4749"/>
    <w:rsid w:val="008B58AC"/>
    <w:rsid w:val="008B59A0"/>
    <w:rsid w:val="008B5CEB"/>
    <w:rsid w:val="008B68F9"/>
    <w:rsid w:val="008B70FC"/>
    <w:rsid w:val="008B726B"/>
    <w:rsid w:val="008B7707"/>
    <w:rsid w:val="008B7909"/>
    <w:rsid w:val="008B7A98"/>
    <w:rsid w:val="008C0E4E"/>
    <w:rsid w:val="008C1015"/>
    <w:rsid w:val="008C174A"/>
    <w:rsid w:val="008C281C"/>
    <w:rsid w:val="008C29DA"/>
    <w:rsid w:val="008C343F"/>
    <w:rsid w:val="008C3D1A"/>
    <w:rsid w:val="008C3DE1"/>
    <w:rsid w:val="008C4179"/>
    <w:rsid w:val="008C570E"/>
    <w:rsid w:val="008C5F6F"/>
    <w:rsid w:val="008C60A3"/>
    <w:rsid w:val="008C670B"/>
    <w:rsid w:val="008C6F72"/>
    <w:rsid w:val="008C7ED4"/>
    <w:rsid w:val="008D061E"/>
    <w:rsid w:val="008D07F8"/>
    <w:rsid w:val="008D1F6E"/>
    <w:rsid w:val="008D29A6"/>
    <w:rsid w:val="008D3331"/>
    <w:rsid w:val="008D3372"/>
    <w:rsid w:val="008D36B5"/>
    <w:rsid w:val="008D3EDF"/>
    <w:rsid w:val="008D44E0"/>
    <w:rsid w:val="008D4BA5"/>
    <w:rsid w:val="008D6DA2"/>
    <w:rsid w:val="008D7A03"/>
    <w:rsid w:val="008E009F"/>
    <w:rsid w:val="008E01F1"/>
    <w:rsid w:val="008E02AB"/>
    <w:rsid w:val="008E03BB"/>
    <w:rsid w:val="008E084D"/>
    <w:rsid w:val="008E1626"/>
    <w:rsid w:val="008E1DAE"/>
    <w:rsid w:val="008E1E7B"/>
    <w:rsid w:val="008E1EA0"/>
    <w:rsid w:val="008E25FD"/>
    <w:rsid w:val="008E2D26"/>
    <w:rsid w:val="008E2F07"/>
    <w:rsid w:val="008E43D8"/>
    <w:rsid w:val="008E4B23"/>
    <w:rsid w:val="008E5281"/>
    <w:rsid w:val="008E52CC"/>
    <w:rsid w:val="008E5491"/>
    <w:rsid w:val="008E55D0"/>
    <w:rsid w:val="008E719E"/>
    <w:rsid w:val="008E7375"/>
    <w:rsid w:val="008E74A7"/>
    <w:rsid w:val="008E7777"/>
    <w:rsid w:val="008F03FD"/>
    <w:rsid w:val="008F169C"/>
    <w:rsid w:val="008F1CE5"/>
    <w:rsid w:val="008F1F26"/>
    <w:rsid w:val="008F2AE6"/>
    <w:rsid w:val="008F2F3E"/>
    <w:rsid w:val="008F3E0C"/>
    <w:rsid w:val="008F421A"/>
    <w:rsid w:val="008F43E4"/>
    <w:rsid w:val="008F46B6"/>
    <w:rsid w:val="008F47C8"/>
    <w:rsid w:val="008F6442"/>
    <w:rsid w:val="008F7D9C"/>
    <w:rsid w:val="008F7EFC"/>
    <w:rsid w:val="00900305"/>
    <w:rsid w:val="00900654"/>
    <w:rsid w:val="00900D68"/>
    <w:rsid w:val="0090261A"/>
    <w:rsid w:val="009026F4"/>
    <w:rsid w:val="009028BE"/>
    <w:rsid w:val="009031DB"/>
    <w:rsid w:val="00903E40"/>
    <w:rsid w:val="00903F78"/>
    <w:rsid w:val="00904762"/>
    <w:rsid w:val="00904973"/>
    <w:rsid w:val="00905304"/>
    <w:rsid w:val="0090661A"/>
    <w:rsid w:val="00906DD4"/>
    <w:rsid w:val="00906E80"/>
    <w:rsid w:val="00907047"/>
    <w:rsid w:val="009072FE"/>
    <w:rsid w:val="00910603"/>
    <w:rsid w:val="00910CAE"/>
    <w:rsid w:val="009110A7"/>
    <w:rsid w:val="00912439"/>
    <w:rsid w:val="00912526"/>
    <w:rsid w:val="00912780"/>
    <w:rsid w:val="00912D00"/>
    <w:rsid w:val="00913355"/>
    <w:rsid w:val="00913817"/>
    <w:rsid w:val="00914F7E"/>
    <w:rsid w:val="00915579"/>
    <w:rsid w:val="0091683A"/>
    <w:rsid w:val="0091689D"/>
    <w:rsid w:val="00916A52"/>
    <w:rsid w:val="009171C6"/>
    <w:rsid w:val="0091745B"/>
    <w:rsid w:val="00917C6A"/>
    <w:rsid w:val="00920263"/>
    <w:rsid w:val="009213F8"/>
    <w:rsid w:val="00921443"/>
    <w:rsid w:val="00921B29"/>
    <w:rsid w:val="00922FD3"/>
    <w:rsid w:val="009230FB"/>
    <w:rsid w:val="00923C83"/>
    <w:rsid w:val="00923DD3"/>
    <w:rsid w:val="0092446F"/>
    <w:rsid w:val="00926F06"/>
    <w:rsid w:val="0092783F"/>
    <w:rsid w:val="009308B4"/>
    <w:rsid w:val="009308C5"/>
    <w:rsid w:val="00930A1C"/>
    <w:rsid w:val="009313FD"/>
    <w:rsid w:val="00931DB4"/>
    <w:rsid w:val="009324D0"/>
    <w:rsid w:val="009335BB"/>
    <w:rsid w:val="00933970"/>
    <w:rsid w:val="00933C6C"/>
    <w:rsid w:val="00933C8C"/>
    <w:rsid w:val="00936FD4"/>
    <w:rsid w:val="00937108"/>
    <w:rsid w:val="009377B2"/>
    <w:rsid w:val="00937C6E"/>
    <w:rsid w:val="0094150B"/>
    <w:rsid w:val="009416EE"/>
    <w:rsid w:val="00941CAD"/>
    <w:rsid w:val="00943CA7"/>
    <w:rsid w:val="00944369"/>
    <w:rsid w:val="00944431"/>
    <w:rsid w:val="00944B51"/>
    <w:rsid w:val="00945ED3"/>
    <w:rsid w:val="00946111"/>
    <w:rsid w:val="009466CF"/>
    <w:rsid w:val="009476A5"/>
    <w:rsid w:val="0095043C"/>
    <w:rsid w:val="00950539"/>
    <w:rsid w:val="00950613"/>
    <w:rsid w:val="00950922"/>
    <w:rsid w:val="0095146B"/>
    <w:rsid w:val="0095189D"/>
    <w:rsid w:val="00951ABE"/>
    <w:rsid w:val="00951DDF"/>
    <w:rsid w:val="00952038"/>
    <w:rsid w:val="00952391"/>
    <w:rsid w:val="00952F3E"/>
    <w:rsid w:val="009533BA"/>
    <w:rsid w:val="00953D70"/>
    <w:rsid w:val="009545A0"/>
    <w:rsid w:val="00955238"/>
    <w:rsid w:val="0095550A"/>
    <w:rsid w:val="00955F9E"/>
    <w:rsid w:val="0095600C"/>
    <w:rsid w:val="009568AB"/>
    <w:rsid w:val="00956B45"/>
    <w:rsid w:val="009576A5"/>
    <w:rsid w:val="0095795C"/>
    <w:rsid w:val="00957A42"/>
    <w:rsid w:val="00957DA4"/>
    <w:rsid w:val="0096053C"/>
    <w:rsid w:val="00960A19"/>
    <w:rsid w:val="009615C1"/>
    <w:rsid w:val="009617E6"/>
    <w:rsid w:val="009617ED"/>
    <w:rsid w:val="00961DD7"/>
    <w:rsid w:val="00961E61"/>
    <w:rsid w:val="0096233A"/>
    <w:rsid w:val="0096325D"/>
    <w:rsid w:val="009632A5"/>
    <w:rsid w:val="00963BFA"/>
    <w:rsid w:val="009648CC"/>
    <w:rsid w:val="009651FE"/>
    <w:rsid w:val="00965A12"/>
    <w:rsid w:val="00965B4A"/>
    <w:rsid w:val="00966CD9"/>
    <w:rsid w:val="009700F1"/>
    <w:rsid w:val="009702B5"/>
    <w:rsid w:val="00970C2A"/>
    <w:rsid w:val="00972A1A"/>
    <w:rsid w:val="00973FC2"/>
    <w:rsid w:val="00974D16"/>
    <w:rsid w:val="009755D5"/>
    <w:rsid w:val="00975841"/>
    <w:rsid w:val="00975D7A"/>
    <w:rsid w:val="009768AD"/>
    <w:rsid w:val="00976B24"/>
    <w:rsid w:val="00976D88"/>
    <w:rsid w:val="009805B7"/>
    <w:rsid w:val="00980822"/>
    <w:rsid w:val="009816A6"/>
    <w:rsid w:val="0098176C"/>
    <w:rsid w:val="00981BF2"/>
    <w:rsid w:val="00981C70"/>
    <w:rsid w:val="00982C3F"/>
    <w:rsid w:val="00985312"/>
    <w:rsid w:val="0098571C"/>
    <w:rsid w:val="00985C42"/>
    <w:rsid w:val="00986CDA"/>
    <w:rsid w:val="00986FD1"/>
    <w:rsid w:val="009877AA"/>
    <w:rsid w:val="009925F0"/>
    <w:rsid w:val="00993E51"/>
    <w:rsid w:val="009941A8"/>
    <w:rsid w:val="009954C6"/>
    <w:rsid w:val="009957D5"/>
    <w:rsid w:val="00995A44"/>
    <w:rsid w:val="009965B3"/>
    <w:rsid w:val="009966A1"/>
    <w:rsid w:val="009A0102"/>
    <w:rsid w:val="009A1A89"/>
    <w:rsid w:val="009A2056"/>
    <w:rsid w:val="009A2C58"/>
    <w:rsid w:val="009A2D41"/>
    <w:rsid w:val="009A327E"/>
    <w:rsid w:val="009A36B8"/>
    <w:rsid w:val="009A37F6"/>
    <w:rsid w:val="009A3D39"/>
    <w:rsid w:val="009A484A"/>
    <w:rsid w:val="009A4DA6"/>
    <w:rsid w:val="009A5376"/>
    <w:rsid w:val="009A5A01"/>
    <w:rsid w:val="009A5C6E"/>
    <w:rsid w:val="009A63EA"/>
    <w:rsid w:val="009A64F3"/>
    <w:rsid w:val="009A671B"/>
    <w:rsid w:val="009A6F31"/>
    <w:rsid w:val="009A734B"/>
    <w:rsid w:val="009A7DE7"/>
    <w:rsid w:val="009B0671"/>
    <w:rsid w:val="009B0D35"/>
    <w:rsid w:val="009B0F68"/>
    <w:rsid w:val="009B1629"/>
    <w:rsid w:val="009B1FF3"/>
    <w:rsid w:val="009B20D0"/>
    <w:rsid w:val="009B2ADE"/>
    <w:rsid w:val="009B2C3D"/>
    <w:rsid w:val="009B30CE"/>
    <w:rsid w:val="009B4165"/>
    <w:rsid w:val="009B4C2D"/>
    <w:rsid w:val="009B5274"/>
    <w:rsid w:val="009B55CA"/>
    <w:rsid w:val="009B5B54"/>
    <w:rsid w:val="009B5FBC"/>
    <w:rsid w:val="009B6CA3"/>
    <w:rsid w:val="009B73E5"/>
    <w:rsid w:val="009B7BAE"/>
    <w:rsid w:val="009C0993"/>
    <w:rsid w:val="009C14A5"/>
    <w:rsid w:val="009C1747"/>
    <w:rsid w:val="009C1D42"/>
    <w:rsid w:val="009C357B"/>
    <w:rsid w:val="009C4143"/>
    <w:rsid w:val="009C438A"/>
    <w:rsid w:val="009C4D1E"/>
    <w:rsid w:val="009C5793"/>
    <w:rsid w:val="009C65FB"/>
    <w:rsid w:val="009C7D58"/>
    <w:rsid w:val="009D02A7"/>
    <w:rsid w:val="009D0EE0"/>
    <w:rsid w:val="009D10E3"/>
    <w:rsid w:val="009D1691"/>
    <w:rsid w:val="009D28AD"/>
    <w:rsid w:val="009D4791"/>
    <w:rsid w:val="009D48C5"/>
    <w:rsid w:val="009D4953"/>
    <w:rsid w:val="009D5331"/>
    <w:rsid w:val="009D608F"/>
    <w:rsid w:val="009D6E25"/>
    <w:rsid w:val="009E0888"/>
    <w:rsid w:val="009E08E1"/>
    <w:rsid w:val="009E18BB"/>
    <w:rsid w:val="009E1C03"/>
    <w:rsid w:val="009E21BD"/>
    <w:rsid w:val="009E31FA"/>
    <w:rsid w:val="009E35ED"/>
    <w:rsid w:val="009E39A3"/>
    <w:rsid w:val="009E3D3D"/>
    <w:rsid w:val="009E3DEF"/>
    <w:rsid w:val="009E497E"/>
    <w:rsid w:val="009E4D08"/>
    <w:rsid w:val="009E52BA"/>
    <w:rsid w:val="009E5965"/>
    <w:rsid w:val="009E597A"/>
    <w:rsid w:val="009E5CFA"/>
    <w:rsid w:val="009E5E0B"/>
    <w:rsid w:val="009E5EEA"/>
    <w:rsid w:val="009E6E00"/>
    <w:rsid w:val="009E72C4"/>
    <w:rsid w:val="009E7334"/>
    <w:rsid w:val="009E7808"/>
    <w:rsid w:val="009F082D"/>
    <w:rsid w:val="009F09E8"/>
    <w:rsid w:val="009F0C6B"/>
    <w:rsid w:val="009F16DB"/>
    <w:rsid w:val="009F16FB"/>
    <w:rsid w:val="009F1B8E"/>
    <w:rsid w:val="009F29C4"/>
    <w:rsid w:val="009F2A7D"/>
    <w:rsid w:val="009F3174"/>
    <w:rsid w:val="009F338D"/>
    <w:rsid w:val="009F37CB"/>
    <w:rsid w:val="009F44A9"/>
    <w:rsid w:val="009F5427"/>
    <w:rsid w:val="009F54C9"/>
    <w:rsid w:val="009F588A"/>
    <w:rsid w:val="009F5A3F"/>
    <w:rsid w:val="009F5BC7"/>
    <w:rsid w:val="009F5CE5"/>
    <w:rsid w:val="009F6317"/>
    <w:rsid w:val="009F6980"/>
    <w:rsid w:val="009F6C59"/>
    <w:rsid w:val="009F6E01"/>
    <w:rsid w:val="009F71B0"/>
    <w:rsid w:val="00A00447"/>
    <w:rsid w:val="00A007A9"/>
    <w:rsid w:val="00A008C5"/>
    <w:rsid w:val="00A008D5"/>
    <w:rsid w:val="00A01733"/>
    <w:rsid w:val="00A01F53"/>
    <w:rsid w:val="00A02212"/>
    <w:rsid w:val="00A02BF6"/>
    <w:rsid w:val="00A04881"/>
    <w:rsid w:val="00A04B23"/>
    <w:rsid w:val="00A04CA1"/>
    <w:rsid w:val="00A04F95"/>
    <w:rsid w:val="00A051AA"/>
    <w:rsid w:val="00A051C4"/>
    <w:rsid w:val="00A0540D"/>
    <w:rsid w:val="00A05856"/>
    <w:rsid w:val="00A05D62"/>
    <w:rsid w:val="00A10339"/>
    <w:rsid w:val="00A10B62"/>
    <w:rsid w:val="00A110DA"/>
    <w:rsid w:val="00A11329"/>
    <w:rsid w:val="00A11A67"/>
    <w:rsid w:val="00A11B1D"/>
    <w:rsid w:val="00A134BF"/>
    <w:rsid w:val="00A1424F"/>
    <w:rsid w:val="00A142A4"/>
    <w:rsid w:val="00A14AC8"/>
    <w:rsid w:val="00A14BB5"/>
    <w:rsid w:val="00A1503C"/>
    <w:rsid w:val="00A1573A"/>
    <w:rsid w:val="00A1586E"/>
    <w:rsid w:val="00A1595C"/>
    <w:rsid w:val="00A16D40"/>
    <w:rsid w:val="00A176EB"/>
    <w:rsid w:val="00A1786A"/>
    <w:rsid w:val="00A2035A"/>
    <w:rsid w:val="00A2117F"/>
    <w:rsid w:val="00A21A4E"/>
    <w:rsid w:val="00A225CF"/>
    <w:rsid w:val="00A228F4"/>
    <w:rsid w:val="00A22B6B"/>
    <w:rsid w:val="00A23109"/>
    <w:rsid w:val="00A23EEE"/>
    <w:rsid w:val="00A24191"/>
    <w:rsid w:val="00A24260"/>
    <w:rsid w:val="00A246F9"/>
    <w:rsid w:val="00A247DD"/>
    <w:rsid w:val="00A24E7B"/>
    <w:rsid w:val="00A2500B"/>
    <w:rsid w:val="00A264BA"/>
    <w:rsid w:val="00A2651B"/>
    <w:rsid w:val="00A26CA8"/>
    <w:rsid w:val="00A27CD4"/>
    <w:rsid w:val="00A27F60"/>
    <w:rsid w:val="00A32E49"/>
    <w:rsid w:val="00A33340"/>
    <w:rsid w:val="00A34863"/>
    <w:rsid w:val="00A3502F"/>
    <w:rsid w:val="00A35E7F"/>
    <w:rsid w:val="00A36265"/>
    <w:rsid w:val="00A36950"/>
    <w:rsid w:val="00A372BE"/>
    <w:rsid w:val="00A40A32"/>
    <w:rsid w:val="00A410A5"/>
    <w:rsid w:val="00A41303"/>
    <w:rsid w:val="00A418AC"/>
    <w:rsid w:val="00A41E78"/>
    <w:rsid w:val="00A41EB2"/>
    <w:rsid w:val="00A4228E"/>
    <w:rsid w:val="00A4264B"/>
    <w:rsid w:val="00A42652"/>
    <w:rsid w:val="00A4283F"/>
    <w:rsid w:val="00A4297A"/>
    <w:rsid w:val="00A42987"/>
    <w:rsid w:val="00A42DB5"/>
    <w:rsid w:val="00A433C6"/>
    <w:rsid w:val="00A43942"/>
    <w:rsid w:val="00A45656"/>
    <w:rsid w:val="00A47667"/>
    <w:rsid w:val="00A47A83"/>
    <w:rsid w:val="00A502C3"/>
    <w:rsid w:val="00A50794"/>
    <w:rsid w:val="00A508AD"/>
    <w:rsid w:val="00A50E62"/>
    <w:rsid w:val="00A5129C"/>
    <w:rsid w:val="00A520A4"/>
    <w:rsid w:val="00A52507"/>
    <w:rsid w:val="00A525AE"/>
    <w:rsid w:val="00A52F04"/>
    <w:rsid w:val="00A5347E"/>
    <w:rsid w:val="00A5354B"/>
    <w:rsid w:val="00A53AF2"/>
    <w:rsid w:val="00A53EBB"/>
    <w:rsid w:val="00A53ED4"/>
    <w:rsid w:val="00A555E8"/>
    <w:rsid w:val="00A555EB"/>
    <w:rsid w:val="00A55E33"/>
    <w:rsid w:val="00A56D88"/>
    <w:rsid w:val="00A57718"/>
    <w:rsid w:val="00A60D12"/>
    <w:rsid w:val="00A61DBD"/>
    <w:rsid w:val="00A6235F"/>
    <w:rsid w:val="00A628BA"/>
    <w:rsid w:val="00A62B34"/>
    <w:rsid w:val="00A62C3E"/>
    <w:rsid w:val="00A62E76"/>
    <w:rsid w:val="00A633ED"/>
    <w:rsid w:val="00A63FB8"/>
    <w:rsid w:val="00A64165"/>
    <w:rsid w:val="00A64A09"/>
    <w:rsid w:val="00A64FE8"/>
    <w:rsid w:val="00A65100"/>
    <w:rsid w:val="00A655A3"/>
    <w:rsid w:val="00A656E0"/>
    <w:rsid w:val="00A65748"/>
    <w:rsid w:val="00A66FC8"/>
    <w:rsid w:val="00A67505"/>
    <w:rsid w:val="00A67F75"/>
    <w:rsid w:val="00A7171C"/>
    <w:rsid w:val="00A71B7A"/>
    <w:rsid w:val="00A72021"/>
    <w:rsid w:val="00A725E9"/>
    <w:rsid w:val="00A727CF"/>
    <w:rsid w:val="00A73394"/>
    <w:rsid w:val="00A73639"/>
    <w:rsid w:val="00A736EC"/>
    <w:rsid w:val="00A73861"/>
    <w:rsid w:val="00A74AAF"/>
    <w:rsid w:val="00A76D63"/>
    <w:rsid w:val="00A77091"/>
    <w:rsid w:val="00A776C6"/>
    <w:rsid w:val="00A77AD3"/>
    <w:rsid w:val="00A77C16"/>
    <w:rsid w:val="00A77C33"/>
    <w:rsid w:val="00A77C6E"/>
    <w:rsid w:val="00A811D1"/>
    <w:rsid w:val="00A81BC2"/>
    <w:rsid w:val="00A81F06"/>
    <w:rsid w:val="00A82854"/>
    <w:rsid w:val="00A82CE3"/>
    <w:rsid w:val="00A830CA"/>
    <w:rsid w:val="00A83640"/>
    <w:rsid w:val="00A84DE8"/>
    <w:rsid w:val="00A84E67"/>
    <w:rsid w:val="00A86246"/>
    <w:rsid w:val="00A86520"/>
    <w:rsid w:val="00A865F9"/>
    <w:rsid w:val="00A86A4C"/>
    <w:rsid w:val="00A86AFD"/>
    <w:rsid w:val="00A86E6E"/>
    <w:rsid w:val="00A8705F"/>
    <w:rsid w:val="00A8755A"/>
    <w:rsid w:val="00A911D5"/>
    <w:rsid w:val="00A91568"/>
    <w:rsid w:val="00A91863"/>
    <w:rsid w:val="00A91B8F"/>
    <w:rsid w:val="00A91D14"/>
    <w:rsid w:val="00A92236"/>
    <w:rsid w:val="00A937E5"/>
    <w:rsid w:val="00A93A05"/>
    <w:rsid w:val="00A94A85"/>
    <w:rsid w:val="00AA0CCB"/>
    <w:rsid w:val="00AA0E29"/>
    <w:rsid w:val="00AA143B"/>
    <w:rsid w:val="00AA16BA"/>
    <w:rsid w:val="00AA224E"/>
    <w:rsid w:val="00AA2B33"/>
    <w:rsid w:val="00AA2D42"/>
    <w:rsid w:val="00AA3B98"/>
    <w:rsid w:val="00AA4C65"/>
    <w:rsid w:val="00AA4E14"/>
    <w:rsid w:val="00AA5508"/>
    <w:rsid w:val="00AA5883"/>
    <w:rsid w:val="00AA61A2"/>
    <w:rsid w:val="00AA6A73"/>
    <w:rsid w:val="00AA7495"/>
    <w:rsid w:val="00AB0891"/>
    <w:rsid w:val="00AB0FDB"/>
    <w:rsid w:val="00AB1557"/>
    <w:rsid w:val="00AB2192"/>
    <w:rsid w:val="00AB29E3"/>
    <w:rsid w:val="00AB32CA"/>
    <w:rsid w:val="00AB37A0"/>
    <w:rsid w:val="00AB37E6"/>
    <w:rsid w:val="00AB3BB2"/>
    <w:rsid w:val="00AB44C8"/>
    <w:rsid w:val="00AB4844"/>
    <w:rsid w:val="00AB60C4"/>
    <w:rsid w:val="00AB6144"/>
    <w:rsid w:val="00AB639F"/>
    <w:rsid w:val="00AB6657"/>
    <w:rsid w:val="00AB671C"/>
    <w:rsid w:val="00AB707C"/>
    <w:rsid w:val="00AB7CB3"/>
    <w:rsid w:val="00AC0533"/>
    <w:rsid w:val="00AC05DF"/>
    <w:rsid w:val="00AC0614"/>
    <w:rsid w:val="00AC0FD5"/>
    <w:rsid w:val="00AC29B1"/>
    <w:rsid w:val="00AC29BC"/>
    <w:rsid w:val="00AC3C1C"/>
    <w:rsid w:val="00AC4C47"/>
    <w:rsid w:val="00AC5541"/>
    <w:rsid w:val="00AC5956"/>
    <w:rsid w:val="00AC595A"/>
    <w:rsid w:val="00AC6201"/>
    <w:rsid w:val="00AC66D7"/>
    <w:rsid w:val="00AC703B"/>
    <w:rsid w:val="00AC7A30"/>
    <w:rsid w:val="00AC7D5B"/>
    <w:rsid w:val="00AD0972"/>
    <w:rsid w:val="00AD1D67"/>
    <w:rsid w:val="00AD1D73"/>
    <w:rsid w:val="00AD1E32"/>
    <w:rsid w:val="00AD2002"/>
    <w:rsid w:val="00AD25D4"/>
    <w:rsid w:val="00AD3395"/>
    <w:rsid w:val="00AD3730"/>
    <w:rsid w:val="00AD3C6F"/>
    <w:rsid w:val="00AD4079"/>
    <w:rsid w:val="00AD4208"/>
    <w:rsid w:val="00AD6690"/>
    <w:rsid w:val="00AD68F0"/>
    <w:rsid w:val="00AD705E"/>
    <w:rsid w:val="00AD718F"/>
    <w:rsid w:val="00AD7558"/>
    <w:rsid w:val="00AD7C25"/>
    <w:rsid w:val="00AE0DF3"/>
    <w:rsid w:val="00AE0E72"/>
    <w:rsid w:val="00AE1F15"/>
    <w:rsid w:val="00AE1FD1"/>
    <w:rsid w:val="00AE2471"/>
    <w:rsid w:val="00AE439A"/>
    <w:rsid w:val="00AE452A"/>
    <w:rsid w:val="00AE45A9"/>
    <w:rsid w:val="00AE487F"/>
    <w:rsid w:val="00AE4A3E"/>
    <w:rsid w:val="00AE4BB2"/>
    <w:rsid w:val="00AE4F56"/>
    <w:rsid w:val="00AE569C"/>
    <w:rsid w:val="00AE6D41"/>
    <w:rsid w:val="00AF020C"/>
    <w:rsid w:val="00AF0396"/>
    <w:rsid w:val="00AF0781"/>
    <w:rsid w:val="00AF0EA7"/>
    <w:rsid w:val="00AF184F"/>
    <w:rsid w:val="00AF185D"/>
    <w:rsid w:val="00AF2632"/>
    <w:rsid w:val="00AF2BD6"/>
    <w:rsid w:val="00AF406A"/>
    <w:rsid w:val="00AF4C06"/>
    <w:rsid w:val="00AF6007"/>
    <w:rsid w:val="00AF612E"/>
    <w:rsid w:val="00AF6838"/>
    <w:rsid w:val="00AF7021"/>
    <w:rsid w:val="00AF7C54"/>
    <w:rsid w:val="00AF7CDD"/>
    <w:rsid w:val="00B0036E"/>
    <w:rsid w:val="00B02501"/>
    <w:rsid w:val="00B029FC"/>
    <w:rsid w:val="00B02BBF"/>
    <w:rsid w:val="00B0368B"/>
    <w:rsid w:val="00B041E3"/>
    <w:rsid w:val="00B043E0"/>
    <w:rsid w:val="00B04530"/>
    <w:rsid w:val="00B0489C"/>
    <w:rsid w:val="00B051C1"/>
    <w:rsid w:val="00B06878"/>
    <w:rsid w:val="00B069FA"/>
    <w:rsid w:val="00B0734A"/>
    <w:rsid w:val="00B073B7"/>
    <w:rsid w:val="00B105AC"/>
    <w:rsid w:val="00B1083B"/>
    <w:rsid w:val="00B10E42"/>
    <w:rsid w:val="00B11567"/>
    <w:rsid w:val="00B116AB"/>
    <w:rsid w:val="00B11D41"/>
    <w:rsid w:val="00B11FDB"/>
    <w:rsid w:val="00B12049"/>
    <w:rsid w:val="00B12CF9"/>
    <w:rsid w:val="00B12F97"/>
    <w:rsid w:val="00B13598"/>
    <w:rsid w:val="00B13904"/>
    <w:rsid w:val="00B15172"/>
    <w:rsid w:val="00B152F7"/>
    <w:rsid w:val="00B15438"/>
    <w:rsid w:val="00B157C3"/>
    <w:rsid w:val="00B15B19"/>
    <w:rsid w:val="00B15D53"/>
    <w:rsid w:val="00B16BE4"/>
    <w:rsid w:val="00B16FE5"/>
    <w:rsid w:val="00B17B3D"/>
    <w:rsid w:val="00B2044C"/>
    <w:rsid w:val="00B208F6"/>
    <w:rsid w:val="00B20EF1"/>
    <w:rsid w:val="00B20F7A"/>
    <w:rsid w:val="00B214C6"/>
    <w:rsid w:val="00B2192B"/>
    <w:rsid w:val="00B21BCE"/>
    <w:rsid w:val="00B22175"/>
    <w:rsid w:val="00B22307"/>
    <w:rsid w:val="00B22E7B"/>
    <w:rsid w:val="00B24EEE"/>
    <w:rsid w:val="00B25929"/>
    <w:rsid w:val="00B2597A"/>
    <w:rsid w:val="00B25F71"/>
    <w:rsid w:val="00B268A0"/>
    <w:rsid w:val="00B26D64"/>
    <w:rsid w:val="00B270CE"/>
    <w:rsid w:val="00B30004"/>
    <w:rsid w:val="00B308C7"/>
    <w:rsid w:val="00B30E6F"/>
    <w:rsid w:val="00B31017"/>
    <w:rsid w:val="00B31147"/>
    <w:rsid w:val="00B314BA"/>
    <w:rsid w:val="00B3215D"/>
    <w:rsid w:val="00B32D4D"/>
    <w:rsid w:val="00B33124"/>
    <w:rsid w:val="00B33698"/>
    <w:rsid w:val="00B33CA4"/>
    <w:rsid w:val="00B33CF9"/>
    <w:rsid w:val="00B33DE7"/>
    <w:rsid w:val="00B35073"/>
    <w:rsid w:val="00B35BAA"/>
    <w:rsid w:val="00B421D8"/>
    <w:rsid w:val="00B4239B"/>
    <w:rsid w:val="00B426EC"/>
    <w:rsid w:val="00B432FD"/>
    <w:rsid w:val="00B4365A"/>
    <w:rsid w:val="00B437D6"/>
    <w:rsid w:val="00B44836"/>
    <w:rsid w:val="00B44FCF"/>
    <w:rsid w:val="00B45391"/>
    <w:rsid w:val="00B457D5"/>
    <w:rsid w:val="00B45981"/>
    <w:rsid w:val="00B45E29"/>
    <w:rsid w:val="00B4611B"/>
    <w:rsid w:val="00B46EC0"/>
    <w:rsid w:val="00B47FA2"/>
    <w:rsid w:val="00B513EA"/>
    <w:rsid w:val="00B51FCF"/>
    <w:rsid w:val="00B52097"/>
    <w:rsid w:val="00B5490F"/>
    <w:rsid w:val="00B54BCD"/>
    <w:rsid w:val="00B54D83"/>
    <w:rsid w:val="00B55719"/>
    <w:rsid w:val="00B558BD"/>
    <w:rsid w:val="00B56220"/>
    <w:rsid w:val="00B5672B"/>
    <w:rsid w:val="00B576FA"/>
    <w:rsid w:val="00B57A1C"/>
    <w:rsid w:val="00B57CFD"/>
    <w:rsid w:val="00B57EFB"/>
    <w:rsid w:val="00B57F89"/>
    <w:rsid w:val="00B57FBA"/>
    <w:rsid w:val="00B60197"/>
    <w:rsid w:val="00B6030B"/>
    <w:rsid w:val="00B60694"/>
    <w:rsid w:val="00B60D3F"/>
    <w:rsid w:val="00B60E9E"/>
    <w:rsid w:val="00B6141B"/>
    <w:rsid w:val="00B61D21"/>
    <w:rsid w:val="00B62F1B"/>
    <w:rsid w:val="00B6335C"/>
    <w:rsid w:val="00B64056"/>
    <w:rsid w:val="00B640F5"/>
    <w:rsid w:val="00B64330"/>
    <w:rsid w:val="00B64798"/>
    <w:rsid w:val="00B64848"/>
    <w:rsid w:val="00B64DF1"/>
    <w:rsid w:val="00B64EC6"/>
    <w:rsid w:val="00B67351"/>
    <w:rsid w:val="00B677B0"/>
    <w:rsid w:val="00B67B44"/>
    <w:rsid w:val="00B67D0C"/>
    <w:rsid w:val="00B7032F"/>
    <w:rsid w:val="00B70B0C"/>
    <w:rsid w:val="00B70E37"/>
    <w:rsid w:val="00B70F9A"/>
    <w:rsid w:val="00B7169F"/>
    <w:rsid w:val="00B725CB"/>
    <w:rsid w:val="00B7263C"/>
    <w:rsid w:val="00B732B5"/>
    <w:rsid w:val="00B763CC"/>
    <w:rsid w:val="00B76582"/>
    <w:rsid w:val="00B76A31"/>
    <w:rsid w:val="00B77C24"/>
    <w:rsid w:val="00B80E1B"/>
    <w:rsid w:val="00B81040"/>
    <w:rsid w:val="00B8165F"/>
    <w:rsid w:val="00B81976"/>
    <w:rsid w:val="00B81F5F"/>
    <w:rsid w:val="00B821B2"/>
    <w:rsid w:val="00B827AC"/>
    <w:rsid w:val="00B82BF9"/>
    <w:rsid w:val="00B83193"/>
    <w:rsid w:val="00B83422"/>
    <w:rsid w:val="00B83E5A"/>
    <w:rsid w:val="00B84156"/>
    <w:rsid w:val="00B8435E"/>
    <w:rsid w:val="00B8474A"/>
    <w:rsid w:val="00B86E15"/>
    <w:rsid w:val="00B8731E"/>
    <w:rsid w:val="00B875C1"/>
    <w:rsid w:val="00B8799A"/>
    <w:rsid w:val="00B87BBF"/>
    <w:rsid w:val="00B87E66"/>
    <w:rsid w:val="00B90026"/>
    <w:rsid w:val="00B90CFF"/>
    <w:rsid w:val="00B90D6F"/>
    <w:rsid w:val="00B90FCB"/>
    <w:rsid w:val="00B91288"/>
    <w:rsid w:val="00B91572"/>
    <w:rsid w:val="00B91839"/>
    <w:rsid w:val="00B91F6D"/>
    <w:rsid w:val="00B928BF"/>
    <w:rsid w:val="00B9296B"/>
    <w:rsid w:val="00B94689"/>
    <w:rsid w:val="00B94E01"/>
    <w:rsid w:val="00B94EF9"/>
    <w:rsid w:val="00B95C7E"/>
    <w:rsid w:val="00B96EA2"/>
    <w:rsid w:val="00B97577"/>
    <w:rsid w:val="00BA0262"/>
    <w:rsid w:val="00BA0B6A"/>
    <w:rsid w:val="00BA0CE1"/>
    <w:rsid w:val="00BA10A5"/>
    <w:rsid w:val="00BA10E5"/>
    <w:rsid w:val="00BA1D37"/>
    <w:rsid w:val="00BA2187"/>
    <w:rsid w:val="00BA2EFD"/>
    <w:rsid w:val="00BA47C6"/>
    <w:rsid w:val="00BA59FB"/>
    <w:rsid w:val="00BA602B"/>
    <w:rsid w:val="00BA6EE8"/>
    <w:rsid w:val="00BA6F9F"/>
    <w:rsid w:val="00BA7949"/>
    <w:rsid w:val="00BA7E70"/>
    <w:rsid w:val="00BA7F1E"/>
    <w:rsid w:val="00BB0506"/>
    <w:rsid w:val="00BB11F2"/>
    <w:rsid w:val="00BB2B0E"/>
    <w:rsid w:val="00BB2F02"/>
    <w:rsid w:val="00BB3676"/>
    <w:rsid w:val="00BB3925"/>
    <w:rsid w:val="00BB3F77"/>
    <w:rsid w:val="00BB411F"/>
    <w:rsid w:val="00BB58EF"/>
    <w:rsid w:val="00BB59ED"/>
    <w:rsid w:val="00BB5FC9"/>
    <w:rsid w:val="00BB630C"/>
    <w:rsid w:val="00BB7084"/>
    <w:rsid w:val="00BB72C6"/>
    <w:rsid w:val="00BB76AD"/>
    <w:rsid w:val="00BB7D82"/>
    <w:rsid w:val="00BB7D90"/>
    <w:rsid w:val="00BC00AB"/>
    <w:rsid w:val="00BC0975"/>
    <w:rsid w:val="00BC21C7"/>
    <w:rsid w:val="00BC2253"/>
    <w:rsid w:val="00BC2AA2"/>
    <w:rsid w:val="00BC31F6"/>
    <w:rsid w:val="00BC33DE"/>
    <w:rsid w:val="00BC35FB"/>
    <w:rsid w:val="00BC3A46"/>
    <w:rsid w:val="00BC46CA"/>
    <w:rsid w:val="00BC4C45"/>
    <w:rsid w:val="00BC5DBF"/>
    <w:rsid w:val="00BC618C"/>
    <w:rsid w:val="00BC7267"/>
    <w:rsid w:val="00BC7FCE"/>
    <w:rsid w:val="00BD031F"/>
    <w:rsid w:val="00BD1A83"/>
    <w:rsid w:val="00BD1EA5"/>
    <w:rsid w:val="00BD1F9F"/>
    <w:rsid w:val="00BD22A1"/>
    <w:rsid w:val="00BD23BA"/>
    <w:rsid w:val="00BD466F"/>
    <w:rsid w:val="00BD48F2"/>
    <w:rsid w:val="00BD53B7"/>
    <w:rsid w:val="00BD6D47"/>
    <w:rsid w:val="00BD6F67"/>
    <w:rsid w:val="00BE0349"/>
    <w:rsid w:val="00BE0498"/>
    <w:rsid w:val="00BE0DE6"/>
    <w:rsid w:val="00BE1026"/>
    <w:rsid w:val="00BE16E0"/>
    <w:rsid w:val="00BE1F0B"/>
    <w:rsid w:val="00BE2BB1"/>
    <w:rsid w:val="00BE3651"/>
    <w:rsid w:val="00BE3A25"/>
    <w:rsid w:val="00BE4991"/>
    <w:rsid w:val="00BE4B72"/>
    <w:rsid w:val="00BE5713"/>
    <w:rsid w:val="00BE5A68"/>
    <w:rsid w:val="00BE5C5C"/>
    <w:rsid w:val="00BE5D53"/>
    <w:rsid w:val="00BE6B3F"/>
    <w:rsid w:val="00BE7347"/>
    <w:rsid w:val="00BE7BCC"/>
    <w:rsid w:val="00BF060A"/>
    <w:rsid w:val="00BF0C51"/>
    <w:rsid w:val="00BF1AE0"/>
    <w:rsid w:val="00BF3A3B"/>
    <w:rsid w:val="00BF3A90"/>
    <w:rsid w:val="00BF3CDB"/>
    <w:rsid w:val="00BF3FFA"/>
    <w:rsid w:val="00BF46BE"/>
    <w:rsid w:val="00BF4DC7"/>
    <w:rsid w:val="00BF548C"/>
    <w:rsid w:val="00BF5E19"/>
    <w:rsid w:val="00BF66D5"/>
    <w:rsid w:val="00BF6872"/>
    <w:rsid w:val="00BF6F6D"/>
    <w:rsid w:val="00BF7072"/>
    <w:rsid w:val="00BF7166"/>
    <w:rsid w:val="00BF7883"/>
    <w:rsid w:val="00C00205"/>
    <w:rsid w:val="00C00337"/>
    <w:rsid w:val="00C007B8"/>
    <w:rsid w:val="00C01FCF"/>
    <w:rsid w:val="00C027BB"/>
    <w:rsid w:val="00C03210"/>
    <w:rsid w:val="00C033B9"/>
    <w:rsid w:val="00C0352F"/>
    <w:rsid w:val="00C03706"/>
    <w:rsid w:val="00C045C8"/>
    <w:rsid w:val="00C0525E"/>
    <w:rsid w:val="00C05A14"/>
    <w:rsid w:val="00C05EC0"/>
    <w:rsid w:val="00C07942"/>
    <w:rsid w:val="00C10543"/>
    <w:rsid w:val="00C10ECD"/>
    <w:rsid w:val="00C11B97"/>
    <w:rsid w:val="00C11BD3"/>
    <w:rsid w:val="00C12B88"/>
    <w:rsid w:val="00C12DD1"/>
    <w:rsid w:val="00C14507"/>
    <w:rsid w:val="00C14527"/>
    <w:rsid w:val="00C148B5"/>
    <w:rsid w:val="00C14A9A"/>
    <w:rsid w:val="00C14C53"/>
    <w:rsid w:val="00C152BB"/>
    <w:rsid w:val="00C1632F"/>
    <w:rsid w:val="00C17235"/>
    <w:rsid w:val="00C17722"/>
    <w:rsid w:val="00C179DA"/>
    <w:rsid w:val="00C17BB6"/>
    <w:rsid w:val="00C205E1"/>
    <w:rsid w:val="00C2067E"/>
    <w:rsid w:val="00C20F6D"/>
    <w:rsid w:val="00C20F7A"/>
    <w:rsid w:val="00C20F9C"/>
    <w:rsid w:val="00C21D1B"/>
    <w:rsid w:val="00C21E01"/>
    <w:rsid w:val="00C22C61"/>
    <w:rsid w:val="00C24601"/>
    <w:rsid w:val="00C25D04"/>
    <w:rsid w:val="00C271F1"/>
    <w:rsid w:val="00C27709"/>
    <w:rsid w:val="00C27CE3"/>
    <w:rsid w:val="00C310F5"/>
    <w:rsid w:val="00C31D0D"/>
    <w:rsid w:val="00C32F96"/>
    <w:rsid w:val="00C3319C"/>
    <w:rsid w:val="00C3341D"/>
    <w:rsid w:val="00C33BE7"/>
    <w:rsid w:val="00C34D81"/>
    <w:rsid w:val="00C3514B"/>
    <w:rsid w:val="00C3590C"/>
    <w:rsid w:val="00C35B40"/>
    <w:rsid w:val="00C362B9"/>
    <w:rsid w:val="00C37FE6"/>
    <w:rsid w:val="00C40822"/>
    <w:rsid w:val="00C40C5B"/>
    <w:rsid w:val="00C41025"/>
    <w:rsid w:val="00C4304E"/>
    <w:rsid w:val="00C447C5"/>
    <w:rsid w:val="00C452AE"/>
    <w:rsid w:val="00C45A61"/>
    <w:rsid w:val="00C45F77"/>
    <w:rsid w:val="00C47C90"/>
    <w:rsid w:val="00C47F39"/>
    <w:rsid w:val="00C502B9"/>
    <w:rsid w:val="00C5037B"/>
    <w:rsid w:val="00C50473"/>
    <w:rsid w:val="00C50630"/>
    <w:rsid w:val="00C50AE4"/>
    <w:rsid w:val="00C50C48"/>
    <w:rsid w:val="00C513FD"/>
    <w:rsid w:val="00C5230F"/>
    <w:rsid w:val="00C54160"/>
    <w:rsid w:val="00C5417B"/>
    <w:rsid w:val="00C543F7"/>
    <w:rsid w:val="00C55C5B"/>
    <w:rsid w:val="00C56018"/>
    <w:rsid w:val="00C56797"/>
    <w:rsid w:val="00C5751D"/>
    <w:rsid w:val="00C579B9"/>
    <w:rsid w:val="00C57D6C"/>
    <w:rsid w:val="00C57F74"/>
    <w:rsid w:val="00C60713"/>
    <w:rsid w:val="00C60907"/>
    <w:rsid w:val="00C60FB6"/>
    <w:rsid w:val="00C61298"/>
    <w:rsid w:val="00C61866"/>
    <w:rsid w:val="00C618B2"/>
    <w:rsid w:val="00C620F8"/>
    <w:rsid w:val="00C62DF2"/>
    <w:rsid w:val="00C6331E"/>
    <w:rsid w:val="00C633D2"/>
    <w:rsid w:val="00C64420"/>
    <w:rsid w:val="00C6458F"/>
    <w:rsid w:val="00C6478F"/>
    <w:rsid w:val="00C65213"/>
    <w:rsid w:val="00C65A21"/>
    <w:rsid w:val="00C65D66"/>
    <w:rsid w:val="00C66808"/>
    <w:rsid w:val="00C677EB"/>
    <w:rsid w:val="00C70C6F"/>
    <w:rsid w:val="00C70E2D"/>
    <w:rsid w:val="00C712F0"/>
    <w:rsid w:val="00C716C2"/>
    <w:rsid w:val="00C71D04"/>
    <w:rsid w:val="00C71F20"/>
    <w:rsid w:val="00C72954"/>
    <w:rsid w:val="00C72E9A"/>
    <w:rsid w:val="00C73583"/>
    <w:rsid w:val="00C75A1F"/>
    <w:rsid w:val="00C766B4"/>
    <w:rsid w:val="00C76D32"/>
    <w:rsid w:val="00C8019A"/>
    <w:rsid w:val="00C804BD"/>
    <w:rsid w:val="00C807FF"/>
    <w:rsid w:val="00C80DB2"/>
    <w:rsid w:val="00C814B3"/>
    <w:rsid w:val="00C81624"/>
    <w:rsid w:val="00C82A8B"/>
    <w:rsid w:val="00C830F0"/>
    <w:rsid w:val="00C83221"/>
    <w:rsid w:val="00C8425E"/>
    <w:rsid w:val="00C843A7"/>
    <w:rsid w:val="00C847E3"/>
    <w:rsid w:val="00C85882"/>
    <w:rsid w:val="00C85CF6"/>
    <w:rsid w:val="00C8667A"/>
    <w:rsid w:val="00C8667B"/>
    <w:rsid w:val="00C867D5"/>
    <w:rsid w:val="00C86D74"/>
    <w:rsid w:val="00C87587"/>
    <w:rsid w:val="00C875E8"/>
    <w:rsid w:val="00C87BC3"/>
    <w:rsid w:val="00C9001C"/>
    <w:rsid w:val="00C904D7"/>
    <w:rsid w:val="00C907E8"/>
    <w:rsid w:val="00C90BD0"/>
    <w:rsid w:val="00C911EC"/>
    <w:rsid w:val="00C91816"/>
    <w:rsid w:val="00C91E0F"/>
    <w:rsid w:val="00C92BEA"/>
    <w:rsid w:val="00C931E1"/>
    <w:rsid w:val="00C93F07"/>
    <w:rsid w:val="00C9401B"/>
    <w:rsid w:val="00C94A27"/>
    <w:rsid w:val="00C9573A"/>
    <w:rsid w:val="00C95ADD"/>
    <w:rsid w:val="00C95B86"/>
    <w:rsid w:val="00C963A2"/>
    <w:rsid w:val="00C975FF"/>
    <w:rsid w:val="00CA18E0"/>
    <w:rsid w:val="00CA1DEE"/>
    <w:rsid w:val="00CA1EA7"/>
    <w:rsid w:val="00CA1ECA"/>
    <w:rsid w:val="00CA20DE"/>
    <w:rsid w:val="00CA217D"/>
    <w:rsid w:val="00CA2954"/>
    <w:rsid w:val="00CA2FB1"/>
    <w:rsid w:val="00CA39B5"/>
    <w:rsid w:val="00CA4062"/>
    <w:rsid w:val="00CA41C7"/>
    <w:rsid w:val="00CA454D"/>
    <w:rsid w:val="00CA4B5D"/>
    <w:rsid w:val="00CA4F2E"/>
    <w:rsid w:val="00CA57F2"/>
    <w:rsid w:val="00CA581E"/>
    <w:rsid w:val="00CA59FF"/>
    <w:rsid w:val="00CA632F"/>
    <w:rsid w:val="00CA72EA"/>
    <w:rsid w:val="00CA79DA"/>
    <w:rsid w:val="00CB0301"/>
    <w:rsid w:val="00CB07B6"/>
    <w:rsid w:val="00CB0803"/>
    <w:rsid w:val="00CB0A61"/>
    <w:rsid w:val="00CB0B5D"/>
    <w:rsid w:val="00CB0C54"/>
    <w:rsid w:val="00CB0C8F"/>
    <w:rsid w:val="00CB1080"/>
    <w:rsid w:val="00CB22A8"/>
    <w:rsid w:val="00CB3528"/>
    <w:rsid w:val="00CB3ACC"/>
    <w:rsid w:val="00CB4319"/>
    <w:rsid w:val="00CB558D"/>
    <w:rsid w:val="00CB6A4E"/>
    <w:rsid w:val="00CB7230"/>
    <w:rsid w:val="00CB7272"/>
    <w:rsid w:val="00CB779F"/>
    <w:rsid w:val="00CC00E1"/>
    <w:rsid w:val="00CC0823"/>
    <w:rsid w:val="00CC0BA7"/>
    <w:rsid w:val="00CC1212"/>
    <w:rsid w:val="00CC143F"/>
    <w:rsid w:val="00CC1A8E"/>
    <w:rsid w:val="00CC1AD8"/>
    <w:rsid w:val="00CC1D0F"/>
    <w:rsid w:val="00CC2272"/>
    <w:rsid w:val="00CC3AD8"/>
    <w:rsid w:val="00CC3E09"/>
    <w:rsid w:val="00CC4010"/>
    <w:rsid w:val="00CC46DC"/>
    <w:rsid w:val="00CC5371"/>
    <w:rsid w:val="00CC54B7"/>
    <w:rsid w:val="00CC5F21"/>
    <w:rsid w:val="00CC6BA4"/>
    <w:rsid w:val="00CD09DA"/>
    <w:rsid w:val="00CD0BE4"/>
    <w:rsid w:val="00CD1A95"/>
    <w:rsid w:val="00CD1FA2"/>
    <w:rsid w:val="00CD2007"/>
    <w:rsid w:val="00CD2235"/>
    <w:rsid w:val="00CD2769"/>
    <w:rsid w:val="00CD2C96"/>
    <w:rsid w:val="00CD413D"/>
    <w:rsid w:val="00CD42A2"/>
    <w:rsid w:val="00CD4B29"/>
    <w:rsid w:val="00CD4BEA"/>
    <w:rsid w:val="00CD5A28"/>
    <w:rsid w:val="00CD5F79"/>
    <w:rsid w:val="00CD6353"/>
    <w:rsid w:val="00CD6A16"/>
    <w:rsid w:val="00CD6A29"/>
    <w:rsid w:val="00CE098B"/>
    <w:rsid w:val="00CE0AF5"/>
    <w:rsid w:val="00CE1492"/>
    <w:rsid w:val="00CE1E76"/>
    <w:rsid w:val="00CE2089"/>
    <w:rsid w:val="00CE369C"/>
    <w:rsid w:val="00CE4504"/>
    <w:rsid w:val="00CE4AAC"/>
    <w:rsid w:val="00CE580B"/>
    <w:rsid w:val="00CE585C"/>
    <w:rsid w:val="00CE5951"/>
    <w:rsid w:val="00CE7B40"/>
    <w:rsid w:val="00CF0DA6"/>
    <w:rsid w:val="00CF13BD"/>
    <w:rsid w:val="00CF16DA"/>
    <w:rsid w:val="00CF2346"/>
    <w:rsid w:val="00CF249B"/>
    <w:rsid w:val="00CF24B0"/>
    <w:rsid w:val="00CF3E4C"/>
    <w:rsid w:val="00CF434F"/>
    <w:rsid w:val="00CF4543"/>
    <w:rsid w:val="00CF4A38"/>
    <w:rsid w:val="00CF579E"/>
    <w:rsid w:val="00CF5DE9"/>
    <w:rsid w:val="00CF6359"/>
    <w:rsid w:val="00CF7119"/>
    <w:rsid w:val="00D01770"/>
    <w:rsid w:val="00D02CF1"/>
    <w:rsid w:val="00D0359E"/>
    <w:rsid w:val="00D04707"/>
    <w:rsid w:val="00D04EE2"/>
    <w:rsid w:val="00D04F21"/>
    <w:rsid w:val="00D0510B"/>
    <w:rsid w:val="00D066CB"/>
    <w:rsid w:val="00D06D53"/>
    <w:rsid w:val="00D07076"/>
    <w:rsid w:val="00D07DED"/>
    <w:rsid w:val="00D10788"/>
    <w:rsid w:val="00D10B46"/>
    <w:rsid w:val="00D10D99"/>
    <w:rsid w:val="00D1108A"/>
    <w:rsid w:val="00D11552"/>
    <w:rsid w:val="00D11A02"/>
    <w:rsid w:val="00D11D4C"/>
    <w:rsid w:val="00D11FCE"/>
    <w:rsid w:val="00D12114"/>
    <w:rsid w:val="00D126FA"/>
    <w:rsid w:val="00D139D7"/>
    <w:rsid w:val="00D13C1D"/>
    <w:rsid w:val="00D147D8"/>
    <w:rsid w:val="00D15959"/>
    <w:rsid w:val="00D15BD5"/>
    <w:rsid w:val="00D15D86"/>
    <w:rsid w:val="00D15D8B"/>
    <w:rsid w:val="00D15EB8"/>
    <w:rsid w:val="00D16136"/>
    <w:rsid w:val="00D1618E"/>
    <w:rsid w:val="00D1641C"/>
    <w:rsid w:val="00D1663C"/>
    <w:rsid w:val="00D16AC0"/>
    <w:rsid w:val="00D16F41"/>
    <w:rsid w:val="00D200AB"/>
    <w:rsid w:val="00D2027E"/>
    <w:rsid w:val="00D21415"/>
    <w:rsid w:val="00D220F8"/>
    <w:rsid w:val="00D22E17"/>
    <w:rsid w:val="00D22E3C"/>
    <w:rsid w:val="00D231D6"/>
    <w:rsid w:val="00D24853"/>
    <w:rsid w:val="00D2495F"/>
    <w:rsid w:val="00D254EB"/>
    <w:rsid w:val="00D25AC3"/>
    <w:rsid w:val="00D25E0A"/>
    <w:rsid w:val="00D26182"/>
    <w:rsid w:val="00D27B00"/>
    <w:rsid w:val="00D31202"/>
    <w:rsid w:val="00D33B05"/>
    <w:rsid w:val="00D33FA0"/>
    <w:rsid w:val="00D34010"/>
    <w:rsid w:val="00D34705"/>
    <w:rsid w:val="00D35325"/>
    <w:rsid w:val="00D37884"/>
    <w:rsid w:val="00D3789B"/>
    <w:rsid w:val="00D37967"/>
    <w:rsid w:val="00D37ACB"/>
    <w:rsid w:val="00D37D47"/>
    <w:rsid w:val="00D40166"/>
    <w:rsid w:val="00D41B5D"/>
    <w:rsid w:val="00D41FCA"/>
    <w:rsid w:val="00D42374"/>
    <w:rsid w:val="00D42C78"/>
    <w:rsid w:val="00D42DC7"/>
    <w:rsid w:val="00D430F6"/>
    <w:rsid w:val="00D43C16"/>
    <w:rsid w:val="00D44260"/>
    <w:rsid w:val="00D44FB3"/>
    <w:rsid w:val="00D4755E"/>
    <w:rsid w:val="00D50488"/>
    <w:rsid w:val="00D50BC8"/>
    <w:rsid w:val="00D5128E"/>
    <w:rsid w:val="00D515DE"/>
    <w:rsid w:val="00D5238C"/>
    <w:rsid w:val="00D52B03"/>
    <w:rsid w:val="00D52BE3"/>
    <w:rsid w:val="00D52D43"/>
    <w:rsid w:val="00D534D5"/>
    <w:rsid w:val="00D540EA"/>
    <w:rsid w:val="00D552E9"/>
    <w:rsid w:val="00D55885"/>
    <w:rsid w:val="00D55C78"/>
    <w:rsid w:val="00D55DB5"/>
    <w:rsid w:val="00D56319"/>
    <w:rsid w:val="00D57F99"/>
    <w:rsid w:val="00D6041D"/>
    <w:rsid w:val="00D60C03"/>
    <w:rsid w:val="00D6160D"/>
    <w:rsid w:val="00D61C79"/>
    <w:rsid w:val="00D626B6"/>
    <w:rsid w:val="00D62715"/>
    <w:rsid w:val="00D62B10"/>
    <w:rsid w:val="00D6366C"/>
    <w:rsid w:val="00D63764"/>
    <w:rsid w:val="00D64527"/>
    <w:rsid w:val="00D6525E"/>
    <w:rsid w:val="00D6556A"/>
    <w:rsid w:val="00D66267"/>
    <w:rsid w:val="00D669E1"/>
    <w:rsid w:val="00D66D3A"/>
    <w:rsid w:val="00D673B7"/>
    <w:rsid w:val="00D6741D"/>
    <w:rsid w:val="00D67D3A"/>
    <w:rsid w:val="00D67F0D"/>
    <w:rsid w:val="00D701A1"/>
    <w:rsid w:val="00D703B9"/>
    <w:rsid w:val="00D70561"/>
    <w:rsid w:val="00D70D9D"/>
    <w:rsid w:val="00D71452"/>
    <w:rsid w:val="00D71A2A"/>
    <w:rsid w:val="00D72155"/>
    <w:rsid w:val="00D72D95"/>
    <w:rsid w:val="00D732DA"/>
    <w:rsid w:val="00D7364C"/>
    <w:rsid w:val="00D745CB"/>
    <w:rsid w:val="00D74611"/>
    <w:rsid w:val="00D75903"/>
    <w:rsid w:val="00D75AF2"/>
    <w:rsid w:val="00D75CAB"/>
    <w:rsid w:val="00D7601B"/>
    <w:rsid w:val="00D767AF"/>
    <w:rsid w:val="00D7799E"/>
    <w:rsid w:val="00D805B8"/>
    <w:rsid w:val="00D8180C"/>
    <w:rsid w:val="00D8198B"/>
    <w:rsid w:val="00D81DCB"/>
    <w:rsid w:val="00D831C2"/>
    <w:rsid w:val="00D83B94"/>
    <w:rsid w:val="00D84CF4"/>
    <w:rsid w:val="00D850DC"/>
    <w:rsid w:val="00D857E5"/>
    <w:rsid w:val="00D8658B"/>
    <w:rsid w:val="00D86832"/>
    <w:rsid w:val="00D87EF6"/>
    <w:rsid w:val="00D90B6E"/>
    <w:rsid w:val="00D90FFD"/>
    <w:rsid w:val="00D91E0E"/>
    <w:rsid w:val="00D9348D"/>
    <w:rsid w:val="00D93704"/>
    <w:rsid w:val="00D93843"/>
    <w:rsid w:val="00D93A0D"/>
    <w:rsid w:val="00D941C8"/>
    <w:rsid w:val="00D944A2"/>
    <w:rsid w:val="00D94CA3"/>
    <w:rsid w:val="00D9527B"/>
    <w:rsid w:val="00D95378"/>
    <w:rsid w:val="00D96D59"/>
    <w:rsid w:val="00D96DDC"/>
    <w:rsid w:val="00D974F4"/>
    <w:rsid w:val="00D97EEB"/>
    <w:rsid w:val="00DA049B"/>
    <w:rsid w:val="00DA070C"/>
    <w:rsid w:val="00DA1F9E"/>
    <w:rsid w:val="00DA218B"/>
    <w:rsid w:val="00DA2934"/>
    <w:rsid w:val="00DA3350"/>
    <w:rsid w:val="00DA33E0"/>
    <w:rsid w:val="00DA36E5"/>
    <w:rsid w:val="00DA3E27"/>
    <w:rsid w:val="00DA3F6F"/>
    <w:rsid w:val="00DA4550"/>
    <w:rsid w:val="00DA4D00"/>
    <w:rsid w:val="00DA5D39"/>
    <w:rsid w:val="00DA5DC0"/>
    <w:rsid w:val="00DA6354"/>
    <w:rsid w:val="00DA672A"/>
    <w:rsid w:val="00DA6B6B"/>
    <w:rsid w:val="00DA6F05"/>
    <w:rsid w:val="00DA7626"/>
    <w:rsid w:val="00DB01B6"/>
    <w:rsid w:val="00DB049A"/>
    <w:rsid w:val="00DB0BC5"/>
    <w:rsid w:val="00DB0DD7"/>
    <w:rsid w:val="00DB222E"/>
    <w:rsid w:val="00DB2A53"/>
    <w:rsid w:val="00DB2CBC"/>
    <w:rsid w:val="00DB392E"/>
    <w:rsid w:val="00DB3BD0"/>
    <w:rsid w:val="00DB41E9"/>
    <w:rsid w:val="00DB4CC0"/>
    <w:rsid w:val="00DB5E07"/>
    <w:rsid w:val="00DB5F77"/>
    <w:rsid w:val="00DB6344"/>
    <w:rsid w:val="00DB654A"/>
    <w:rsid w:val="00DC21B1"/>
    <w:rsid w:val="00DC2553"/>
    <w:rsid w:val="00DC25D3"/>
    <w:rsid w:val="00DC2A42"/>
    <w:rsid w:val="00DC3972"/>
    <w:rsid w:val="00DC39E5"/>
    <w:rsid w:val="00DC3FBC"/>
    <w:rsid w:val="00DC4499"/>
    <w:rsid w:val="00DC4FD5"/>
    <w:rsid w:val="00DC5449"/>
    <w:rsid w:val="00DC570B"/>
    <w:rsid w:val="00DC5840"/>
    <w:rsid w:val="00DC6356"/>
    <w:rsid w:val="00DC668C"/>
    <w:rsid w:val="00DC68A4"/>
    <w:rsid w:val="00DC6DA7"/>
    <w:rsid w:val="00DC6F0D"/>
    <w:rsid w:val="00DC73F7"/>
    <w:rsid w:val="00DC7B78"/>
    <w:rsid w:val="00DD130D"/>
    <w:rsid w:val="00DD13F0"/>
    <w:rsid w:val="00DD3270"/>
    <w:rsid w:val="00DD32CE"/>
    <w:rsid w:val="00DD3B69"/>
    <w:rsid w:val="00DD3C78"/>
    <w:rsid w:val="00DD3CAA"/>
    <w:rsid w:val="00DD4268"/>
    <w:rsid w:val="00DD47CF"/>
    <w:rsid w:val="00DD4EED"/>
    <w:rsid w:val="00DD4FCF"/>
    <w:rsid w:val="00DD5D65"/>
    <w:rsid w:val="00DD5FB9"/>
    <w:rsid w:val="00DD6082"/>
    <w:rsid w:val="00DD64D7"/>
    <w:rsid w:val="00DD6A05"/>
    <w:rsid w:val="00DD6EBF"/>
    <w:rsid w:val="00DD74E8"/>
    <w:rsid w:val="00DD77D1"/>
    <w:rsid w:val="00DE0307"/>
    <w:rsid w:val="00DE031C"/>
    <w:rsid w:val="00DE04AA"/>
    <w:rsid w:val="00DE1010"/>
    <w:rsid w:val="00DE121C"/>
    <w:rsid w:val="00DE1284"/>
    <w:rsid w:val="00DE154B"/>
    <w:rsid w:val="00DE2022"/>
    <w:rsid w:val="00DE21D7"/>
    <w:rsid w:val="00DE2D37"/>
    <w:rsid w:val="00DE34EC"/>
    <w:rsid w:val="00DE3D40"/>
    <w:rsid w:val="00DE4418"/>
    <w:rsid w:val="00DE4AC7"/>
    <w:rsid w:val="00DE5AD2"/>
    <w:rsid w:val="00DE5C13"/>
    <w:rsid w:val="00DE66B0"/>
    <w:rsid w:val="00DF03D8"/>
    <w:rsid w:val="00DF08B4"/>
    <w:rsid w:val="00DF0954"/>
    <w:rsid w:val="00DF2D0A"/>
    <w:rsid w:val="00DF545F"/>
    <w:rsid w:val="00DF5D8D"/>
    <w:rsid w:val="00DF6588"/>
    <w:rsid w:val="00DF7101"/>
    <w:rsid w:val="00DF7AF4"/>
    <w:rsid w:val="00DF7F03"/>
    <w:rsid w:val="00E00216"/>
    <w:rsid w:val="00E00349"/>
    <w:rsid w:val="00E00A52"/>
    <w:rsid w:val="00E00CA1"/>
    <w:rsid w:val="00E012C6"/>
    <w:rsid w:val="00E01678"/>
    <w:rsid w:val="00E01756"/>
    <w:rsid w:val="00E01B88"/>
    <w:rsid w:val="00E01E9D"/>
    <w:rsid w:val="00E02A2F"/>
    <w:rsid w:val="00E03FE1"/>
    <w:rsid w:val="00E043C8"/>
    <w:rsid w:val="00E04F14"/>
    <w:rsid w:val="00E054C8"/>
    <w:rsid w:val="00E056E2"/>
    <w:rsid w:val="00E05F04"/>
    <w:rsid w:val="00E05F9B"/>
    <w:rsid w:val="00E063B6"/>
    <w:rsid w:val="00E06681"/>
    <w:rsid w:val="00E06C0E"/>
    <w:rsid w:val="00E06E63"/>
    <w:rsid w:val="00E07495"/>
    <w:rsid w:val="00E07713"/>
    <w:rsid w:val="00E07826"/>
    <w:rsid w:val="00E10B05"/>
    <w:rsid w:val="00E10C50"/>
    <w:rsid w:val="00E10DDA"/>
    <w:rsid w:val="00E1126F"/>
    <w:rsid w:val="00E121B1"/>
    <w:rsid w:val="00E125B6"/>
    <w:rsid w:val="00E1359C"/>
    <w:rsid w:val="00E145BC"/>
    <w:rsid w:val="00E14693"/>
    <w:rsid w:val="00E14853"/>
    <w:rsid w:val="00E165D5"/>
    <w:rsid w:val="00E17BE8"/>
    <w:rsid w:val="00E215E8"/>
    <w:rsid w:val="00E21A7D"/>
    <w:rsid w:val="00E21B70"/>
    <w:rsid w:val="00E21C47"/>
    <w:rsid w:val="00E221A6"/>
    <w:rsid w:val="00E23407"/>
    <w:rsid w:val="00E23942"/>
    <w:rsid w:val="00E245D0"/>
    <w:rsid w:val="00E2484D"/>
    <w:rsid w:val="00E2657E"/>
    <w:rsid w:val="00E26E4C"/>
    <w:rsid w:val="00E2719F"/>
    <w:rsid w:val="00E30615"/>
    <w:rsid w:val="00E30E08"/>
    <w:rsid w:val="00E3105D"/>
    <w:rsid w:val="00E32346"/>
    <w:rsid w:val="00E329AA"/>
    <w:rsid w:val="00E32A60"/>
    <w:rsid w:val="00E3366B"/>
    <w:rsid w:val="00E3392F"/>
    <w:rsid w:val="00E33A2C"/>
    <w:rsid w:val="00E33F61"/>
    <w:rsid w:val="00E3440B"/>
    <w:rsid w:val="00E34561"/>
    <w:rsid w:val="00E34A50"/>
    <w:rsid w:val="00E35D22"/>
    <w:rsid w:val="00E35DA3"/>
    <w:rsid w:val="00E366BC"/>
    <w:rsid w:val="00E366F2"/>
    <w:rsid w:val="00E37DB0"/>
    <w:rsid w:val="00E40BF1"/>
    <w:rsid w:val="00E40F0D"/>
    <w:rsid w:val="00E410BD"/>
    <w:rsid w:val="00E41D49"/>
    <w:rsid w:val="00E43A09"/>
    <w:rsid w:val="00E43C91"/>
    <w:rsid w:val="00E43E2D"/>
    <w:rsid w:val="00E453F3"/>
    <w:rsid w:val="00E45947"/>
    <w:rsid w:val="00E45CF8"/>
    <w:rsid w:val="00E46606"/>
    <w:rsid w:val="00E46FAA"/>
    <w:rsid w:val="00E5167E"/>
    <w:rsid w:val="00E51777"/>
    <w:rsid w:val="00E51F01"/>
    <w:rsid w:val="00E52250"/>
    <w:rsid w:val="00E52DE9"/>
    <w:rsid w:val="00E53067"/>
    <w:rsid w:val="00E534CB"/>
    <w:rsid w:val="00E53765"/>
    <w:rsid w:val="00E53F0D"/>
    <w:rsid w:val="00E55243"/>
    <w:rsid w:val="00E55456"/>
    <w:rsid w:val="00E5582D"/>
    <w:rsid w:val="00E55E59"/>
    <w:rsid w:val="00E565C2"/>
    <w:rsid w:val="00E575A5"/>
    <w:rsid w:val="00E601E0"/>
    <w:rsid w:val="00E60A1F"/>
    <w:rsid w:val="00E60E22"/>
    <w:rsid w:val="00E61314"/>
    <w:rsid w:val="00E61FB8"/>
    <w:rsid w:val="00E628E6"/>
    <w:rsid w:val="00E63964"/>
    <w:rsid w:val="00E64CD7"/>
    <w:rsid w:val="00E65873"/>
    <w:rsid w:val="00E66BFE"/>
    <w:rsid w:val="00E67204"/>
    <w:rsid w:val="00E6743F"/>
    <w:rsid w:val="00E70A2F"/>
    <w:rsid w:val="00E71409"/>
    <w:rsid w:val="00E71799"/>
    <w:rsid w:val="00E72A31"/>
    <w:rsid w:val="00E73561"/>
    <w:rsid w:val="00E73C34"/>
    <w:rsid w:val="00E74A8A"/>
    <w:rsid w:val="00E75C5E"/>
    <w:rsid w:val="00E76A12"/>
    <w:rsid w:val="00E76EC0"/>
    <w:rsid w:val="00E80A07"/>
    <w:rsid w:val="00E80E4E"/>
    <w:rsid w:val="00E80E94"/>
    <w:rsid w:val="00E8109E"/>
    <w:rsid w:val="00E81E6C"/>
    <w:rsid w:val="00E82058"/>
    <w:rsid w:val="00E836F0"/>
    <w:rsid w:val="00E83A08"/>
    <w:rsid w:val="00E83B7D"/>
    <w:rsid w:val="00E84A84"/>
    <w:rsid w:val="00E856CB"/>
    <w:rsid w:val="00E85B7A"/>
    <w:rsid w:val="00E85F89"/>
    <w:rsid w:val="00E87028"/>
    <w:rsid w:val="00E901A1"/>
    <w:rsid w:val="00E90865"/>
    <w:rsid w:val="00E90EBE"/>
    <w:rsid w:val="00E92C55"/>
    <w:rsid w:val="00E93C03"/>
    <w:rsid w:val="00E93EB7"/>
    <w:rsid w:val="00E9441C"/>
    <w:rsid w:val="00E947E6"/>
    <w:rsid w:val="00E94AC0"/>
    <w:rsid w:val="00E94FBC"/>
    <w:rsid w:val="00E95086"/>
    <w:rsid w:val="00E95B4A"/>
    <w:rsid w:val="00E960B5"/>
    <w:rsid w:val="00E96396"/>
    <w:rsid w:val="00E96405"/>
    <w:rsid w:val="00E966DA"/>
    <w:rsid w:val="00E9683E"/>
    <w:rsid w:val="00E96CC1"/>
    <w:rsid w:val="00E9727F"/>
    <w:rsid w:val="00E97472"/>
    <w:rsid w:val="00EA1772"/>
    <w:rsid w:val="00EA1D69"/>
    <w:rsid w:val="00EA27AC"/>
    <w:rsid w:val="00EA2C89"/>
    <w:rsid w:val="00EA35EA"/>
    <w:rsid w:val="00EA368B"/>
    <w:rsid w:val="00EA3B13"/>
    <w:rsid w:val="00EA3E26"/>
    <w:rsid w:val="00EA41A7"/>
    <w:rsid w:val="00EA49C6"/>
    <w:rsid w:val="00EA4E27"/>
    <w:rsid w:val="00EA55EB"/>
    <w:rsid w:val="00EA563A"/>
    <w:rsid w:val="00EA57B6"/>
    <w:rsid w:val="00EA6660"/>
    <w:rsid w:val="00EA6C95"/>
    <w:rsid w:val="00EA6D5A"/>
    <w:rsid w:val="00EA7338"/>
    <w:rsid w:val="00EA7FE4"/>
    <w:rsid w:val="00EB09D0"/>
    <w:rsid w:val="00EB09DC"/>
    <w:rsid w:val="00EB1A06"/>
    <w:rsid w:val="00EB1DF1"/>
    <w:rsid w:val="00EB1E39"/>
    <w:rsid w:val="00EB2117"/>
    <w:rsid w:val="00EB29EA"/>
    <w:rsid w:val="00EB33ED"/>
    <w:rsid w:val="00EB3AF4"/>
    <w:rsid w:val="00EB3E44"/>
    <w:rsid w:val="00EB3FB9"/>
    <w:rsid w:val="00EB49A2"/>
    <w:rsid w:val="00EB4C9E"/>
    <w:rsid w:val="00EB4F38"/>
    <w:rsid w:val="00EB533E"/>
    <w:rsid w:val="00EB573E"/>
    <w:rsid w:val="00EB5B61"/>
    <w:rsid w:val="00EB5E82"/>
    <w:rsid w:val="00EB6822"/>
    <w:rsid w:val="00EB6C0E"/>
    <w:rsid w:val="00EB7844"/>
    <w:rsid w:val="00EB7CD7"/>
    <w:rsid w:val="00EB7F25"/>
    <w:rsid w:val="00EC0796"/>
    <w:rsid w:val="00EC0BB2"/>
    <w:rsid w:val="00EC2EB8"/>
    <w:rsid w:val="00EC4930"/>
    <w:rsid w:val="00EC5501"/>
    <w:rsid w:val="00EC68CC"/>
    <w:rsid w:val="00EC69A3"/>
    <w:rsid w:val="00EC6A1E"/>
    <w:rsid w:val="00EC6E62"/>
    <w:rsid w:val="00EC72AC"/>
    <w:rsid w:val="00EC79ED"/>
    <w:rsid w:val="00ED07FD"/>
    <w:rsid w:val="00ED0C40"/>
    <w:rsid w:val="00ED0E10"/>
    <w:rsid w:val="00ED145F"/>
    <w:rsid w:val="00ED1614"/>
    <w:rsid w:val="00ED20D8"/>
    <w:rsid w:val="00ED253A"/>
    <w:rsid w:val="00ED2AD5"/>
    <w:rsid w:val="00ED3916"/>
    <w:rsid w:val="00ED3AD5"/>
    <w:rsid w:val="00ED3ADC"/>
    <w:rsid w:val="00ED3BDC"/>
    <w:rsid w:val="00ED3E41"/>
    <w:rsid w:val="00ED3E73"/>
    <w:rsid w:val="00ED4286"/>
    <w:rsid w:val="00ED4ABE"/>
    <w:rsid w:val="00ED5BAA"/>
    <w:rsid w:val="00ED5F28"/>
    <w:rsid w:val="00ED6A62"/>
    <w:rsid w:val="00ED6ED1"/>
    <w:rsid w:val="00ED7883"/>
    <w:rsid w:val="00ED7BFF"/>
    <w:rsid w:val="00EE197E"/>
    <w:rsid w:val="00EE28B4"/>
    <w:rsid w:val="00EE2DE9"/>
    <w:rsid w:val="00EE4CC1"/>
    <w:rsid w:val="00EE52AE"/>
    <w:rsid w:val="00EE5B86"/>
    <w:rsid w:val="00EE5BE9"/>
    <w:rsid w:val="00EE5DE3"/>
    <w:rsid w:val="00EE66A3"/>
    <w:rsid w:val="00EE66CC"/>
    <w:rsid w:val="00EE72D0"/>
    <w:rsid w:val="00EE78A9"/>
    <w:rsid w:val="00EE78BE"/>
    <w:rsid w:val="00EE7B19"/>
    <w:rsid w:val="00EF009E"/>
    <w:rsid w:val="00EF054E"/>
    <w:rsid w:val="00EF0B2F"/>
    <w:rsid w:val="00EF0BA9"/>
    <w:rsid w:val="00EF170D"/>
    <w:rsid w:val="00EF18E7"/>
    <w:rsid w:val="00EF2470"/>
    <w:rsid w:val="00EF258F"/>
    <w:rsid w:val="00EF2D58"/>
    <w:rsid w:val="00EF3252"/>
    <w:rsid w:val="00EF3D59"/>
    <w:rsid w:val="00EF435C"/>
    <w:rsid w:val="00EF552E"/>
    <w:rsid w:val="00EF5893"/>
    <w:rsid w:val="00EF5A31"/>
    <w:rsid w:val="00EF5DFF"/>
    <w:rsid w:val="00EF5EBC"/>
    <w:rsid w:val="00EF5FFA"/>
    <w:rsid w:val="00EF6D07"/>
    <w:rsid w:val="00EF75E8"/>
    <w:rsid w:val="00EF79FE"/>
    <w:rsid w:val="00F001B5"/>
    <w:rsid w:val="00F0247A"/>
    <w:rsid w:val="00F02818"/>
    <w:rsid w:val="00F02937"/>
    <w:rsid w:val="00F02AC3"/>
    <w:rsid w:val="00F02AED"/>
    <w:rsid w:val="00F02DA9"/>
    <w:rsid w:val="00F02E01"/>
    <w:rsid w:val="00F04D70"/>
    <w:rsid w:val="00F05441"/>
    <w:rsid w:val="00F0577B"/>
    <w:rsid w:val="00F057C4"/>
    <w:rsid w:val="00F06B3D"/>
    <w:rsid w:val="00F06C13"/>
    <w:rsid w:val="00F06D2A"/>
    <w:rsid w:val="00F07FB1"/>
    <w:rsid w:val="00F110F6"/>
    <w:rsid w:val="00F11D47"/>
    <w:rsid w:val="00F11DEC"/>
    <w:rsid w:val="00F12FC2"/>
    <w:rsid w:val="00F13C72"/>
    <w:rsid w:val="00F1425F"/>
    <w:rsid w:val="00F14304"/>
    <w:rsid w:val="00F1468C"/>
    <w:rsid w:val="00F14E90"/>
    <w:rsid w:val="00F155F0"/>
    <w:rsid w:val="00F16915"/>
    <w:rsid w:val="00F16946"/>
    <w:rsid w:val="00F16C9D"/>
    <w:rsid w:val="00F17DF5"/>
    <w:rsid w:val="00F20994"/>
    <w:rsid w:val="00F20B12"/>
    <w:rsid w:val="00F20FB0"/>
    <w:rsid w:val="00F210D4"/>
    <w:rsid w:val="00F21131"/>
    <w:rsid w:val="00F21265"/>
    <w:rsid w:val="00F221D9"/>
    <w:rsid w:val="00F245D0"/>
    <w:rsid w:val="00F24624"/>
    <w:rsid w:val="00F24BED"/>
    <w:rsid w:val="00F24E18"/>
    <w:rsid w:val="00F2520F"/>
    <w:rsid w:val="00F261E9"/>
    <w:rsid w:val="00F267E7"/>
    <w:rsid w:val="00F26B4D"/>
    <w:rsid w:val="00F275F5"/>
    <w:rsid w:val="00F279F7"/>
    <w:rsid w:val="00F30517"/>
    <w:rsid w:val="00F3090F"/>
    <w:rsid w:val="00F317D0"/>
    <w:rsid w:val="00F32146"/>
    <w:rsid w:val="00F33288"/>
    <w:rsid w:val="00F339A9"/>
    <w:rsid w:val="00F33C27"/>
    <w:rsid w:val="00F344F1"/>
    <w:rsid w:val="00F346B2"/>
    <w:rsid w:val="00F34CCD"/>
    <w:rsid w:val="00F352EF"/>
    <w:rsid w:val="00F35393"/>
    <w:rsid w:val="00F355FE"/>
    <w:rsid w:val="00F35FF0"/>
    <w:rsid w:val="00F363E8"/>
    <w:rsid w:val="00F368A0"/>
    <w:rsid w:val="00F368CB"/>
    <w:rsid w:val="00F36BE4"/>
    <w:rsid w:val="00F36EA5"/>
    <w:rsid w:val="00F37A85"/>
    <w:rsid w:val="00F37C90"/>
    <w:rsid w:val="00F401D1"/>
    <w:rsid w:val="00F41900"/>
    <w:rsid w:val="00F419E4"/>
    <w:rsid w:val="00F433E2"/>
    <w:rsid w:val="00F43495"/>
    <w:rsid w:val="00F43705"/>
    <w:rsid w:val="00F43795"/>
    <w:rsid w:val="00F441EF"/>
    <w:rsid w:val="00F44CE7"/>
    <w:rsid w:val="00F4526E"/>
    <w:rsid w:val="00F45270"/>
    <w:rsid w:val="00F45F54"/>
    <w:rsid w:val="00F467C9"/>
    <w:rsid w:val="00F47069"/>
    <w:rsid w:val="00F505AE"/>
    <w:rsid w:val="00F5081F"/>
    <w:rsid w:val="00F50F35"/>
    <w:rsid w:val="00F522AA"/>
    <w:rsid w:val="00F52D37"/>
    <w:rsid w:val="00F53008"/>
    <w:rsid w:val="00F5446D"/>
    <w:rsid w:val="00F548D7"/>
    <w:rsid w:val="00F552C6"/>
    <w:rsid w:val="00F55BBB"/>
    <w:rsid w:val="00F55C52"/>
    <w:rsid w:val="00F56C61"/>
    <w:rsid w:val="00F5703F"/>
    <w:rsid w:val="00F57A96"/>
    <w:rsid w:val="00F57D91"/>
    <w:rsid w:val="00F60951"/>
    <w:rsid w:val="00F61266"/>
    <w:rsid w:val="00F61422"/>
    <w:rsid w:val="00F614E8"/>
    <w:rsid w:val="00F61A6E"/>
    <w:rsid w:val="00F61D4B"/>
    <w:rsid w:val="00F62921"/>
    <w:rsid w:val="00F640C9"/>
    <w:rsid w:val="00F6468E"/>
    <w:rsid w:val="00F64EBE"/>
    <w:rsid w:val="00F64F6C"/>
    <w:rsid w:val="00F65132"/>
    <w:rsid w:val="00F65212"/>
    <w:rsid w:val="00F6592B"/>
    <w:rsid w:val="00F65B3A"/>
    <w:rsid w:val="00F65FF5"/>
    <w:rsid w:val="00F705F6"/>
    <w:rsid w:val="00F71247"/>
    <w:rsid w:val="00F71853"/>
    <w:rsid w:val="00F7346E"/>
    <w:rsid w:val="00F73891"/>
    <w:rsid w:val="00F73D13"/>
    <w:rsid w:val="00F74EF2"/>
    <w:rsid w:val="00F75E34"/>
    <w:rsid w:val="00F76A2C"/>
    <w:rsid w:val="00F76FF1"/>
    <w:rsid w:val="00F77884"/>
    <w:rsid w:val="00F80289"/>
    <w:rsid w:val="00F82579"/>
    <w:rsid w:val="00F828CF"/>
    <w:rsid w:val="00F82BC6"/>
    <w:rsid w:val="00F83191"/>
    <w:rsid w:val="00F8347E"/>
    <w:rsid w:val="00F8367D"/>
    <w:rsid w:val="00F838CF"/>
    <w:rsid w:val="00F83C47"/>
    <w:rsid w:val="00F83D9A"/>
    <w:rsid w:val="00F84996"/>
    <w:rsid w:val="00F8599B"/>
    <w:rsid w:val="00F8674F"/>
    <w:rsid w:val="00F86BE5"/>
    <w:rsid w:val="00F87336"/>
    <w:rsid w:val="00F87714"/>
    <w:rsid w:val="00F90260"/>
    <w:rsid w:val="00F90FD6"/>
    <w:rsid w:val="00F920CB"/>
    <w:rsid w:val="00F936A2"/>
    <w:rsid w:val="00F93B33"/>
    <w:rsid w:val="00F94688"/>
    <w:rsid w:val="00F953CB"/>
    <w:rsid w:val="00F955B7"/>
    <w:rsid w:val="00F96A63"/>
    <w:rsid w:val="00F96B8B"/>
    <w:rsid w:val="00FA0280"/>
    <w:rsid w:val="00FA03AC"/>
    <w:rsid w:val="00FA09EE"/>
    <w:rsid w:val="00FA1413"/>
    <w:rsid w:val="00FA1787"/>
    <w:rsid w:val="00FA18D4"/>
    <w:rsid w:val="00FA2186"/>
    <w:rsid w:val="00FA224A"/>
    <w:rsid w:val="00FA33AD"/>
    <w:rsid w:val="00FA3D09"/>
    <w:rsid w:val="00FA3E6F"/>
    <w:rsid w:val="00FA591A"/>
    <w:rsid w:val="00FA6CEF"/>
    <w:rsid w:val="00FA6FEE"/>
    <w:rsid w:val="00FA70BF"/>
    <w:rsid w:val="00FA71D1"/>
    <w:rsid w:val="00FA73E0"/>
    <w:rsid w:val="00FA7464"/>
    <w:rsid w:val="00FA7B0F"/>
    <w:rsid w:val="00FA7C2C"/>
    <w:rsid w:val="00FB02F8"/>
    <w:rsid w:val="00FB0503"/>
    <w:rsid w:val="00FB0558"/>
    <w:rsid w:val="00FB062C"/>
    <w:rsid w:val="00FB11FB"/>
    <w:rsid w:val="00FB1270"/>
    <w:rsid w:val="00FB1638"/>
    <w:rsid w:val="00FB1642"/>
    <w:rsid w:val="00FB2342"/>
    <w:rsid w:val="00FB2FC4"/>
    <w:rsid w:val="00FB30F5"/>
    <w:rsid w:val="00FB3B64"/>
    <w:rsid w:val="00FB4C82"/>
    <w:rsid w:val="00FB5C68"/>
    <w:rsid w:val="00FB63FB"/>
    <w:rsid w:val="00FB68F1"/>
    <w:rsid w:val="00FB6AF8"/>
    <w:rsid w:val="00FB6FFE"/>
    <w:rsid w:val="00FB75EF"/>
    <w:rsid w:val="00FC0775"/>
    <w:rsid w:val="00FC1B75"/>
    <w:rsid w:val="00FC1F03"/>
    <w:rsid w:val="00FC1F93"/>
    <w:rsid w:val="00FC375A"/>
    <w:rsid w:val="00FC3939"/>
    <w:rsid w:val="00FC46D3"/>
    <w:rsid w:val="00FC4D89"/>
    <w:rsid w:val="00FC5E63"/>
    <w:rsid w:val="00FC6398"/>
    <w:rsid w:val="00FC6D05"/>
    <w:rsid w:val="00FC74EC"/>
    <w:rsid w:val="00FD0B8A"/>
    <w:rsid w:val="00FD11F2"/>
    <w:rsid w:val="00FD1EB6"/>
    <w:rsid w:val="00FD3717"/>
    <w:rsid w:val="00FD37AF"/>
    <w:rsid w:val="00FD3CFF"/>
    <w:rsid w:val="00FD3ED6"/>
    <w:rsid w:val="00FD4106"/>
    <w:rsid w:val="00FD4885"/>
    <w:rsid w:val="00FD5537"/>
    <w:rsid w:val="00FD56DD"/>
    <w:rsid w:val="00FD59D4"/>
    <w:rsid w:val="00FD5A13"/>
    <w:rsid w:val="00FD5CB6"/>
    <w:rsid w:val="00FD623E"/>
    <w:rsid w:val="00FD6C9E"/>
    <w:rsid w:val="00FD6CF8"/>
    <w:rsid w:val="00FD6D3E"/>
    <w:rsid w:val="00FE0E1A"/>
    <w:rsid w:val="00FE108D"/>
    <w:rsid w:val="00FE18E5"/>
    <w:rsid w:val="00FE1D9A"/>
    <w:rsid w:val="00FE27B3"/>
    <w:rsid w:val="00FE38FF"/>
    <w:rsid w:val="00FE3F33"/>
    <w:rsid w:val="00FE3FCE"/>
    <w:rsid w:val="00FE4571"/>
    <w:rsid w:val="00FE4F11"/>
    <w:rsid w:val="00FE57C9"/>
    <w:rsid w:val="00FE5A4D"/>
    <w:rsid w:val="00FE5AAD"/>
    <w:rsid w:val="00FE5B7D"/>
    <w:rsid w:val="00FE5D63"/>
    <w:rsid w:val="00FE651B"/>
    <w:rsid w:val="00FE6C23"/>
    <w:rsid w:val="00FF0557"/>
    <w:rsid w:val="00FF067A"/>
    <w:rsid w:val="00FF0768"/>
    <w:rsid w:val="00FF09E4"/>
    <w:rsid w:val="00FF11F9"/>
    <w:rsid w:val="00FF20F8"/>
    <w:rsid w:val="00FF25FE"/>
    <w:rsid w:val="00FF2B62"/>
    <w:rsid w:val="00FF4304"/>
    <w:rsid w:val="00FF4CF9"/>
    <w:rsid w:val="00FF4D76"/>
    <w:rsid w:val="00FF5200"/>
    <w:rsid w:val="00FF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C6BD"/>
  <w15:docId w15:val="{D940EDFD-FB03-4AA2-BA62-DC47D0E0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0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2A"/>
  </w:style>
  <w:style w:type="paragraph" w:styleId="Footer">
    <w:name w:val="footer"/>
    <w:basedOn w:val="Normal"/>
    <w:link w:val="FooterChar"/>
    <w:uiPriority w:val="99"/>
    <w:unhideWhenUsed/>
    <w:rsid w:val="007C0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2A"/>
  </w:style>
  <w:style w:type="character" w:styleId="PlaceholderText">
    <w:name w:val="Placeholder Text"/>
    <w:basedOn w:val="DefaultParagraphFont"/>
    <w:uiPriority w:val="99"/>
    <w:semiHidden/>
    <w:rsid w:val="00A1132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2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37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67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192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76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0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0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0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01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6019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B76A31"/>
  </w:style>
  <w:style w:type="character" w:styleId="Strong">
    <w:name w:val="Strong"/>
    <w:basedOn w:val="DefaultParagraphFont"/>
    <w:uiPriority w:val="22"/>
    <w:qFormat/>
    <w:rsid w:val="00B76A31"/>
    <w:rPr>
      <w:b/>
      <w:bCs/>
    </w:rPr>
  </w:style>
  <w:style w:type="character" w:styleId="Emphasis">
    <w:name w:val="Emphasis"/>
    <w:basedOn w:val="DefaultParagraphFont"/>
    <w:uiPriority w:val="20"/>
    <w:qFormat/>
    <w:rsid w:val="00B76A31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8C1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ringer@ohsu.ed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CF1C7-700E-4598-97BD-1B9D10E3F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25288</TotalTime>
  <Pages>9</Pages>
  <Words>2865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OHSU</Company>
  <LinksUpToDate>false</LinksUpToDate>
  <CharactersWithSpaces>19162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Springer</dc:creator>
  <cp:keywords/>
  <dc:description/>
  <cp:lastModifiedBy>Charles Springer</cp:lastModifiedBy>
  <cp:revision>3121</cp:revision>
  <cp:lastPrinted>2022-03-30T21:55:00Z</cp:lastPrinted>
  <dcterms:created xsi:type="dcterms:W3CDTF">2018-09-20T17:07:00Z</dcterms:created>
  <dcterms:modified xsi:type="dcterms:W3CDTF">2022-05-24T22:49:00Z</dcterms:modified>
</cp:coreProperties>
</file>